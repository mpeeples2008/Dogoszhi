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0D8404" w14:textId="77777777" w:rsidR="00FB6C92" w:rsidRPr="00320089" w:rsidRDefault="002F354A" w:rsidP="002F354A">
      <w:pPr>
        <w:pStyle w:val="NoSpacing"/>
        <w:jc w:val="center"/>
        <w:rPr>
          <w:rFonts w:cstheme="minorHAnsi"/>
          <w:b/>
          <w:sz w:val="24"/>
          <w:szCs w:val="24"/>
        </w:rPr>
      </w:pPr>
      <w:r w:rsidRPr="00320089">
        <w:rPr>
          <w:rFonts w:cstheme="minorHAnsi"/>
          <w:b/>
          <w:sz w:val="24"/>
          <w:szCs w:val="24"/>
        </w:rPr>
        <w:t xml:space="preserve">Reading Between the Lines: </w:t>
      </w:r>
    </w:p>
    <w:p w14:paraId="12394992" w14:textId="08D9676D" w:rsidR="0063694E" w:rsidRPr="00320089" w:rsidRDefault="00F24E53" w:rsidP="002F354A">
      <w:pPr>
        <w:pStyle w:val="NoSpacing"/>
        <w:jc w:val="center"/>
        <w:rPr>
          <w:rFonts w:cstheme="minorHAnsi"/>
          <w:b/>
          <w:sz w:val="24"/>
          <w:szCs w:val="24"/>
        </w:rPr>
      </w:pPr>
      <w:r w:rsidRPr="00320089">
        <w:rPr>
          <w:rFonts w:cstheme="minorHAnsi"/>
          <w:b/>
          <w:sz w:val="24"/>
          <w:szCs w:val="24"/>
        </w:rPr>
        <w:t xml:space="preserve">The Social </w:t>
      </w:r>
      <w:r w:rsidR="0067508E" w:rsidRPr="00320089">
        <w:rPr>
          <w:rFonts w:cstheme="minorHAnsi"/>
          <w:b/>
          <w:sz w:val="24"/>
          <w:szCs w:val="24"/>
        </w:rPr>
        <w:t>Value</w:t>
      </w:r>
      <w:r w:rsidRPr="00320089">
        <w:rPr>
          <w:rFonts w:cstheme="minorHAnsi"/>
          <w:b/>
          <w:sz w:val="24"/>
          <w:szCs w:val="24"/>
        </w:rPr>
        <w:t xml:space="preserve"> of Dogoszhi-</w:t>
      </w:r>
      <w:r w:rsidR="002B1D2B">
        <w:rPr>
          <w:rFonts w:cstheme="minorHAnsi"/>
          <w:b/>
          <w:sz w:val="24"/>
          <w:szCs w:val="24"/>
        </w:rPr>
        <w:t>S</w:t>
      </w:r>
      <w:r w:rsidRPr="00320089">
        <w:rPr>
          <w:rFonts w:cstheme="minorHAnsi"/>
          <w:b/>
          <w:sz w:val="24"/>
          <w:szCs w:val="24"/>
        </w:rPr>
        <w:t>tyle in the Chaco World</w:t>
      </w:r>
    </w:p>
    <w:p w14:paraId="672A6659" w14:textId="77777777" w:rsidR="00845E9E" w:rsidRPr="00320089" w:rsidRDefault="00845E9E" w:rsidP="002F354A">
      <w:pPr>
        <w:pStyle w:val="NoSpacing"/>
        <w:jc w:val="center"/>
        <w:rPr>
          <w:rFonts w:cstheme="minorHAnsi"/>
          <w:b/>
          <w:sz w:val="24"/>
          <w:szCs w:val="24"/>
        </w:rPr>
      </w:pPr>
    </w:p>
    <w:p w14:paraId="3BA55B6A" w14:textId="77777777" w:rsidR="00845E9E" w:rsidRPr="00320089" w:rsidRDefault="00845E9E" w:rsidP="00845E9E">
      <w:pPr>
        <w:pStyle w:val="NoSpacing"/>
        <w:jc w:val="center"/>
        <w:rPr>
          <w:rFonts w:cstheme="minorHAnsi"/>
          <w:sz w:val="24"/>
          <w:szCs w:val="24"/>
        </w:rPr>
      </w:pPr>
      <w:r w:rsidRPr="00320089">
        <w:rPr>
          <w:rFonts w:cstheme="minorHAnsi"/>
          <w:sz w:val="24"/>
          <w:szCs w:val="24"/>
        </w:rPr>
        <w:t xml:space="preserve">Evan </w:t>
      </w:r>
      <w:proofErr w:type="spellStart"/>
      <w:r w:rsidRPr="00320089">
        <w:rPr>
          <w:rFonts w:cstheme="minorHAnsi"/>
          <w:sz w:val="24"/>
          <w:szCs w:val="24"/>
        </w:rPr>
        <w:t>Giomi</w:t>
      </w:r>
      <w:proofErr w:type="spellEnd"/>
      <w:r w:rsidRPr="00320089">
        <w:rPr>
          <w:rFonts w:cstheme="minorHAnsi"/>
          <w:sz w:val="24"/>
          <w:szCs w:val="24"/>
        </w:rPr>
        <w:t xml:space="preserve">, Barbara J. Mills, Leslie </w:t>
      </w:r>
      <w:r w:rsidR="009F79AF" w:rsidRPr="00320089">
        <w:rPr>
          <w:rFonts w:cstheme="minorHAnsi"/>
          <w:sz w:val="24"/>
          <w:szCs w:val="24"/>
        </w:rPr>
        <w:t xml:space="preserve">D. </w:t>
      </w:r>
      <w:r w:rsidRPr="00320089">
        <w:rPr>
          <w:rFonts w:cstheme="minorHAnsi"/>
          <w:sz w:val="24"/>
          <w:szCs w:val="24"/>
        </w:rPr>
        <w:t xml:space="preserve">Aragon, Benjamin </w:t>
      </w:r>
      <w:r w:rsidR="00564874" w:rsidRPr="00320089">
        <w:rPr>
          <w:rFonts w:cstheme="minorHAnsi"/>
          <w:sz w:val="24"/>
          <w:szCs w:val="24"/>
        </w:rPr>
        <w:t xml:space="preserve">A. </w:t>
      </w:r>
      <w:proofErr w:type="spellStart"/>
      <w:r w:rsidRPr="00320089">
        <w:rPr>
          <w:rFonts w:cstheme="minorHAnsi"/>
          <w:sz w:val="24"/>
          <w:szCs w:val="24"/>
        </w:rPr>
        <w:t>Bellorado</w:t>
      </w:r>
      <w:proofErr w:type="spellEnd"/>
      <w:r w:rsidRPr="00320089">
        <w:rPr>
          <w:rFonts w:cstheme="minorHAnsi"/>
          <w:sz w:val="24"/>
          <w:szCs w:val="24"/>
        </w:rPr>
        <w:t>, and Matthew A. Peeples</w:t>
      </w:r>
    </w:p>
    <w:p w14:paraId="0A37501D" w14:textId="77777777" w:rsidR="002F354A" w:rsidRPr="00320089" w:rsidRDefault="002F354A" w:rsidP="002F354A">
      <w:pPr>
        <w:pStyle w:val="NoSpacing"/>
        <w:jc w:val="center"/>
        <w:rPr>
          <w:rFonts w:cstheme="minorHAnsi"/>
          <w:b/>
          <w:sz w:val="24"/>
          <w:szCs w:val="24"/>
        </w:rPr>
      </w:pPr>
    </w:p>
    <w:p w14:paraId="6DFA79F3" w14:textId="44E4DF20" w:rsidR="00C2736E" w:rsidRPr="00320089" w:rsidRDefault="000E0BC2" w:rsidP="00EE6B73">
      <w:pPr>
        <w:pStyle w:val="NoSpacing"/>
        <w:ind w:firstLine="720"/>
        <w:rPr>
          <w:rFonts w:cstheme="minorHAnsi"/>
          <w:sz w:val="24"/>
          <w:szCs w:val="24"/>
        </w:rPr>
      </w:pPr>
      <w:r w:rsidRPr="00320089">
        <w:rPr>
          <w:rFonts w:cstheme="minorHAnsi"/>
          <w:sz w:val="24"/>
          <w:szCs w:val="24"/>
        </w:rPr>
        <w:t xml:space="preserve">The “Chaco World” is an archaeological pattern covering </w:t>
      </w:r>
      <w:r w:rsidR="00F77B99" w:rsidRPr="00320089">
        <w:rPr>
          <w:rFonts w:cstheme="minorHAnsi"/>
          <w:sz w:val="24"/>
          <w:szCs w:val="24"/>
        </w:rPr>
        <w:t xml:space="preserve">a large area of the North American Southwest </w:t>
      </w:r>
      <w:r w:rsidR="00E2173E" w:rsidRPr="00320089">
        <w:rPr>
          <w:rFonts w:cstheme="minorHAnsi"/>
          <w:sz w:val="24"/>
          <w:szCs w:val="24"/>
        </w:rPr>
        <w:t>between roughly A.D. 8</w:t>
      </w:r>
      <w:r w:rsidRPr="00320089">
        <w:rPr>
          <w:rFonts w:cstheme="minorHAnsi"/>
          <w:sz w:val="24"/>
          <w:szCs w:val="24"/>
        </w:rPr>
        <w:t xml:space="preserve">00 and </w:t>
      </w:r>
      <w:proofErr w:type="gramStart"/>
      <w:r w:rsidR="00E311A5" w:rsidRPr="00320089">
        <w:rPr>
          <w:rFonts w:cstheme="minorHAnsi"/>
          <w:sz w:val="24"/>
          <w:szCs w:val="24"/>
        </w:rPr>
        <w:t>1150</w:t>
      </w:r>
      <w:r w:rsidR="00CE52BE" w:rsidRPr="00320089">
        <w:rPr>
          <w:rFonts w:cstheme="minorHAnsi"/>
          <w:sz w:val="24"/>
          <w:szCs w:val="24"/>
        </w:rPr>
        <w:t xml:space="preserve">, </w:t>
      </w:r>
      <w:r w:rsidR="00FC5BC0" w:rsidRPr="00320089">
        <w:rPr>
          <w:rFonts w:cstheme="minorHAnsi"/>
          <w:sz w:val="24"/>
          <w:szCs w:val="24"/>
        </w:rPr>
        <w:t>and</w:t>
      </w:r>
      <w:proofErr w:type="gramEnd"/>
      <w:r w:rsidR="00FC5BC0" w:rsidRPr="00320089">
        <w:rPr>
          <w:rFonts w:cstheme="minorHAnsi"/>
          <w:sz w:val="24"/>
          <w:szCs w:val="24"/>
        </w:rPr>
        <w:t xml:space="preserve"> </w:t>
      </w:r>
      <w:r w:rsidR="00CE52BE" w:rsidRPr="00320089">
        <w:rPr>
          <w:rFonts w:cstheme="minorHAnsi"/>
          <w:sz w:val="24"/>
          <w:szCs w:val="24"/>
        </w:rPr>
        <w:t>centered on the eponymous Chaco Canyon</w:t>
      </w:r>
      <w:r w:rsidRPr="00320089">
        <w:rPr>
          <w:rFonts w:cstheme="minorHAnsi"/>
          <w:sz w:val="24"/>
          <w:szCs w:val="24"/>
        </w:rPr>
        <w:t xml:space="preserve"> (</w:t>
      </w:r>
      <w:r w:rsidRPr="00320089">
        <w:rPr>
          <w:rFonts w:cstheme="minorHAnsi"/>
          <w:sz w:val="24"/>
          <w:szCs w:val="24"/>
          <w:highlight w:val="yellow"/>
        </w:rPr>
        <w:t>Figure 1</w:t>
      </w:r>
      <w:r w:rsidRPr="00320089">
        <w:rPr>
          <w:rFonts w:cstheme="minorHAnsi"/>
          <w:sz w:val="24"/>
          <w:szCs w:val="24"/>
        </w:rPr>
        <w:t xml:space="preserve">). The growth </w:t>
      </w:r>
      <w:r w:rsidR="00F77B99" w:rsidRPr="00320089">
        <w:rPr>
          <w:rFonts w:cstheme="minorHAnsi"/>
          <w:sz w:val="24"/>
          <w:szCs w:val="24"/>
        </w:rPr>
        <w:t xml:space="preserve">and extent </w:t>
      </w:r>
      <w:r w:rsidRPr="00320089">
        <w:rPr>
          <w:rFonts w:cstheme="minorHAnsi"/>
          <w:sz w:val="24"/>
          <w:szCs w:val="24"/>
        </w:rPr>
        <w:t xml:space="preserve">of this pattern is primarily measured by the </w:t>
      </w:r>
      <w:r w:rsidR="002717D3" w:rsidRPr="00320089">
        <w:rPr>
          <w:rFonts w:cstheme="minorHAnsi"/>
          <w:sz w:val="24"/>
          <w:szCs w:val="24"/>
        </w:rPr>
        <w:t xml:space="preserve">distribution </w:t>
      </w:r>
      <w:r w:rsidRPr="00320089">
        <w:rPr>
          <w:rFonts w:cstheme="minorHAnsi"/>
          <w:sz w:val="24"/>
          <w:szCs w:val="24"/>
        </w:rPr>
        <w:t>of architectural features identified as distinctly Cha</w:t>
      </w:r>
      <w:r w:rsidR="00E2173E" w:rsidRPr="00320089">
        <w:rPr>
          <w:rFonts w:cstheme="minorHAnsi"/>
          <w:sz w:val="24"/>
          <w:szCs w:val="24"/>
        </w:rPr>
        <w:t>coan</w:t>
      </w:r>
      <w:r w:rsidR="003B6364" w:rsidRPr="00320089">
        <w:rPr>
          <w:rFonts w:cstheme="minorHAnsi"/>
          <w:sz w:val="24"/>
          <w:szCs w:val="24"/>
        </w:rPr>
        <w:t>,</w:t>
      </w:r>
      <w:r w:rsidR="00E2173E" w:rsidRPr="00320089">
        <w:rPr>
          <w:rFonts w:cstheme="minorHAnsi"/>
          <w:sz w:val="24"/>
          <w:szCs w:val="24"/>
        </w:rPr>
        <w:t xml:space="preserve"> including formal roads, great k</w:t>
      </w:r>
      <w:r w:rsidRPr="00320089">
        <w:rPr>
          <w:rFonts w:cstheme="minorHAnsi"/>
          <w:sz w:val="24"/>
          <w:szCs w:val="24"/>
        </w:rPr>
        <w:t>ivas, great houses, and specific masonry styles (</w:t>
      </w:r>
      <w:r w:rsidR="008459F0" w:rsidRPr="00320089">
        <w:rPr>
          <w:rFonts w:cstheme="minorHAnsi"/>
          <w:sz w:val="24"/>
          <w:szCs w:val="24"/>
        </w:rPr>
        <w:t xml:space="preserve">Judge 1991; </w:t>
      </w:r>
      <w:proofErr w:type="spellStart"/>
      <w:r w:rsidR="00D134AE" w:rsidRPr="00320089">
        <w:rPr>
          <w:rFonts w:cstheme="minorHAnsi"/>
          <w:sz w:val="24"/>
          <w:szCs w:val="24"/>
        </w:rPr>
        <w:t>Kantner</w:t>
      </w:r>
      <w:proofErr w:type="spellEnd"/>
      <w:r w:rsidR="00D134AE" w:rsidRPr="00320089">
        <w:rPr>
          <w:rFonts w:cstheme="minorHAnsi"/>
          <w:sz w:val="24"/>
          <w:szCs w:val="24"/>
        </w:rPr>
        <w:t xml:space="preserve"> 2003a, 2003b; </w:t>
      </w:r>
      <w:proofErr w:type="spellStart"/>
      <w:r w:rsidR="00D134AE" w:rsidRPr="00320089">
        <w:rPr>
          <w:rFonts w:cstheme="minorHAnsi"/>
          <w:sz w:val="24"/>
          <w:szCs w:val="24"/>
        </w:rPr>
        <w:t>Lekson</w:t>
      </w:r>
      <w:proofErr w:type="spellEnd"/>
      <w:r w:rsidR="00D134AE" w:rsidRPr="00320089">
        <w:rPr>
          <w:rFonts w:cstheme="minorHAnsi"/>
          <w:sz w:val="24"/>
          <w:szCs w:val="24"/>
        </w:rPr>
        <w:t xml:space="preserve"> 2007</w:t>
      </w:r>
      <w:r w:rsidR="008459F0" w:rsidRPr="00320089">
        <w:rPr>
          <w:rFonts w:cstheme="minorHAnsi"/>
          <w:sz w:val="24"/>
          <w:szCs w:val="24"/>
        </w:rPr>
        <w:t xml:space="preserve">; </w:t>
      </w:r>
      <w:proofErr w:type="spellStart"/>
      <w:r w:rsidR="008459F0" w:rsidRPr="00320089">
        <w:rPr>
          <w:rFonts w:cstheme="minorHAnsi"/>
          <w:sz w:val="24"/>
          <w:szCs w:val="24"/>
        </w:rPr>
        <w:t>Plog</w:t>
      </w:r>
      <w:proofErr w:type="spellEnd"/>
      <w:r w:rsidR="008459F0" w:rsidRPr="00320089">
        <w:rPr>
          <w:rFonts w:cstheme="minorHAnsi"/>
          <w:sz w:val="24"/>
          <w:szCs w:val="24"/>
        </w:rPr>
        <w:t xml:space="preserve"> 2015</w:t>
      </w:r>
      <w:r w:rsidRPr="00320089">
        <w:rPr>
          <w:rFonts w:cstheme="minorHAnsi"/>
          <w:sz w:val="24"/>
          <w:szCs w:val="24"/>
        </w:rPr>
        <w:t xml:space="preserve">). </w:t>
      </w:r>
      <w:r w:rsidR="006F52E2" w:rsidRPr="00320089">
        <w:rPr>
          <w:rFonts w:cstheme="minorHAnsi"/>
          <w:sz w:val="24"/>
          <w:szCs w:val="24"/>
        </w:rPr>
        <w:t xml:space="preserve">Increasing social differentiation also helps to define the Chaco World, </w:t>
      </w:r>
      <w:r w:rsidR="007D60C9" w:rsidRPr="00320089">
        <w:rPr>
          <w:rFonts w:cstheme="minorHAnsi"/>
          <w:sz w:val="24"/>
          <w:szCs w:val="24"/>
        </w:rPr>
        <w:t>particularly the existence of elites at Pueblo Bonito starting in the A.D. 800s (</w:t>
      </w:r>
      <w:proofErr w:type="spellStart"/>
      <w:r w:rsidR="007D60C9" w:rsidRPr="00320089">
        <w:rPr>
          <w:rFonts w:cstheme="minorHAnsi"/>
          <w:sz w:val="24"/>
          <w:szCs w:val="24"/>
        </w:rPr>
        <w:t>Plog</w:t>
      </w:r>
      <w:proofErr w:type="spellEnd"/>
      <w:r w:rsidR="007D60C9" w:rsidRPr="00320089">
        <w:rPr>
          <w:rFonts w:cstheme="minorHAnsi"/>
          <w:sz w:val="24"/>
          <w:szCs w:val="24"/>
        </w:rPr>
        <w:t xml:space="preserve"> and Heitman 2010)</w:t>
      </w:r>
      <w:r w:rsidR="002F354A" w:rsidRPr="00320089">
        <w:rPr>
          <w:rFonts w:cstheme="minorHAnsi"/>
          <w:sz w:val="24"/>
          <w:szCs w:val="24"/>
        </w:rPr>
        <w:t xml:space="preserve"> and later, at Aztec in the Middle San Juan area</w:t>
      </w:r>
      <w:r w:rsidR="00385C36" w:rsidRPr="00320089">
        <w:rPr>
          <w:rFonts w:cstheme="minorHAnsi"/>
          <w:sz w:val="24"/>
          <w:szCs w:val="24"/>
        </w:rPr>
        <w:t xml:space="preserve"> (</w:t>
      </w:r>
      <w:proofErr w:type="spellStart"/>
      <w:r w:rsidR="00385C36" w:rsidRPr="00320089">
        <w:rPr>
          <w:rFonts w:cstheme="minorHAnsi"/>
          <w:sz w:val="24"/>
          <w:szCs w:val="24"/>
        </w:rPr>
        <w:t>Lekson</w:t>
      </w:r>
      <w:proofErr w:type="spellEnd"/>
      <w:r w:rsidR="00385C36" w:rsidRPr="00320089">
        <w:rPr>
          <w:rFonts w:cstheme="minorHAnsi"/>
          <w:sz w:val="24"/>
          <w:szCs w:val="24"/>
        </w:rPr>
        <w:t xml:space="preserve"> 2015</w:t>
      </w:r>
      <w:r w:rsidR="002F354A" w:rsidRPr="00320089">
        <w:rPr>
          <w:rFonts w:cstheme="minorHAnsi"/>
          <w:sz w:val="24"/>
          <w:szCs w:val="24"/>
        </w:rPr>
        <w:t>)</w:t>
      </w:r>
      <w:r w:rsidR="007D60C9" w:rsidRPr="00320089">
        <w:rPr>
          <w:rFonts w:cstheme="minorHAnsi"/>
          <w:sz w:val="24"/>
          <w:szCs w:val="24"/>
        </w:rPr>
        <w:t xml:space="preserve">. </w:t>
      </w:r>
      <w:r w:rsidR="00AF2973" w:rsidRPr="00320089">
        <w:rPr>
          <w:rFonts w:cstheme="minorHAnsi"/>
          <w:sz w:val="24"/>
          <w:szCs w:val="24"/>
        </w:rPr>
        <w:t>Another distinguishing feature of the Chaco World was</w:t>
      </w:r>
      <w:r w:rsidR="008459F0" w:rsidRPr="00320089">
        <w:rPr>
          <w:rFonts w:cstheme="minorHAnsi"/>
          <w:sz w:val="24"/>
          <w:szCs w:val="24"/>
        </w:rPr>
        <w:t xml:space="preserve"> </w:t>
      </w:r>
      <w:r w:rsidR="007D60C9" w:rsidRPr="00320089">
        <w:rPr>
          <w:rFonts w:cstheme="minorHAnsi"/>
          <w:sz w:val="24"/>
          <w:szCs w:val="24"/>
        </w:rPr>
        <w:t>the acquisition of</w:t>
      </w:r>
      <w:r w:rsidRPr="00320089">
        <w:rPr>
          <w:rFonts w:cstheme="minorHAnsi"/>
          <w:sz w:val="24"/>
          <w:szCs w:val="24"/>
        </w:rPr>
        <w:t xml:space="preserve"> long-distance goods from as far away as Mesoamerica</w:t>
      </w:r>
      <w:r w:rsidR="00D134AE" w:rsidRPr="00320089">
        <w:rPr>
          <w:rFonts w:cstheme="minorHAnsi"/>
          <w:sz w:val="24"/>
          <w:szCs w:val="24"/>
        </w:rPr>
        <w:t xml:space="preserve"> (Crown and Hurst 2009</w:t>
      </w:r>
      <w:r w:rsidR="007D60C9" w:rsidRPr="00320089">
        <w:rPr>
          <w:rFonts w:cstheme="minorHAnsi"/>
          <w:sz w:val="24"/>
          <w:szCs w:val="24"/>
        </w:rPr>
        <w:t xml:space="preserve">; </w:t>
      </w:r>
      <w:r w:rsidR="00EE6B73" w:rsidRPr="00320089">
        <w:rPr>
          <w:rFonts w:cstheme="minorHAnsi"/>
          <w:sz w:val="24"/>
          <w:szCs w:val="24"/>
        </w:rPr>
        <w:t xml:space="preserve">Nelson et al. 2017; </w:t>
      </w:r>
      <w:r w:rsidR="007D60C9" w:rsidRPr="00320089">
        <w:rPr>
          <w:rFonts w:cstheme="minorHAnsi"/>
          <w:sz w:val="24"/>
          <w:szCs w:val="24"/>
        </w:rPr>
        <w:t>Watson et al. 2015</w:t>
      </w:r>
      <w:r w:rsidR="00D134AE" w:rsidRPr="00320089">
        <w:rPr>
          <w:rFonts w:cstheme="minorHAnsi"/>
          <w:sz w:val="24"/>
          <w:szCs w:val="24"/>
        </w:rPr>
        <w:t>)</w:t>
      </w:r>
      <w:r w:rsidR="00FB20F7" w:rsidRPr="00320089">
        <w:rPr>
          <w:rFonts w:cstheme="minorHAnsi"/>
          <w:sz w:val="24"/>
          <w:szCs w:val="24"/>
        </w:rPr>
        <w:t>,</w:t>
      </w:r>
      <w:r w:rsidR="00C41C7F" w:rsidRPr="00320089">
        <w:rPr>
          <w:rFonts w:cstheme="minorHAnsi"/>
          <w:sz w:val="24"/>
          <w:szCs w:val="24"/>
        </w:rPr>
        <w:t xml:space="preserve"> </w:t>
      </w:r>
      <w:r w:rsidR="007D60C9" w:rsidRPr="00320089">
        <w:rPr>
          <w:rFonts w:cstheme="minorHAnsi"/>
          <w:sz w:val="24"/>
          <w:szCs w:val="24"/>
        </w:rPr>
        <w:t xml:space="preserve">and </w:t>
      </w:r>
      <w:r w:rsidR="007B0438" w:rsidRPr="00320089">
        <w:rPr>
          <w:rFonts w:cstheme="minorHAnsi"/>
          <w:sz w:val="24"/>
          <w:szCs w:val="24"/>
        </w:rPr>
        <w:t xml:space="preserve">large-scale </w:t>
      </w:r>
      <w:r w:rsidR="00EA326F" w:rsidRPr="00320089">
        <w:rPr>
          <w:rFonts w:cstheme="minorHAnsi"/>
          <w:sz w:val="24"/>
          <w:szCs w:val="24"/>
        </w:rPr>
        <w:t xml:space="preserve">regional procurement of </w:t>
      </w:r>
      <w:r w:rsidR="007D60C9" w:rsidRPr="00320089">
        <w:rPr>
          <w:rFonts w:cstheme="minorHAnsi"/>
          <w:sz w:val="24"/>
          <w:szCs w:val="24"/>
        </w:rPr>
        <w:t>other materials,</w:t>
      </w:r>
      <w:r w:rsidR="00EA326F" w:rsidRPr="00320089">
        <w:rPr>
          <w:rFonts w:cstheme="minorHAnsi"/>
          <w:sz w:val="24"/>
          <w:szCs w:val="24"/>
        </w:rPr>
        <w:t xml:space="preserve"> such as turquoise</w:t>
      </w:r>
      <w:r w:rsidR="00872D7E" w:rsidRPr="00320089">
        <w:rPr>
          <w:rFonts w:cstheme="minorHAnsi"/>
          <w:sz w:val="24"/>
          <w:szCs w:val="24"/>
        </w:rPr>
        <w:t xml:space="preserve"> (e.g., Thibo</w:t>
      </w:r>
      <w:r w:rsidR="007D60C9" w:rsidRPr="00320089">
        <w:rPr>
          <w:rFonts w:cstheme="minorHAnsi"/>
          <w:sz w:val="24"/>
          <w:szCs w:val="24"/>
        </w:rPr>
        <w:t xml:space="preserve">deau et al. </w:t>
      </w:r>
      <w:r w:rsidR="00AF370D" w:rsidRPr="00320089">
        <w:rPr>
          <w:rFonts w:cstheme="minorHAnsi"/>
          <w:sz w:val="24"/>
          <w:szCs w:val="24"/>
        </w:rPr>
        <w:t>2012</w:t>
      </w:r>
      <w:r w:rsidR="007D60C9" w:rsidRPr="00320089">
        <w:rPr>
          <w:rFonts w:cstheme="minorHAnsi"/>
          <w:sz w:val="24"/>
          <w:szCs w:val="24"/>
        </w:rPr>
        <w:t>), wood (</w:t>
      </w:r>
      <w:proofErr w:type="spellStart"/>
      <w:r w:rsidR="007D60C9" w:rsidRPr="00320089">
        <w:rPr>
          <w:rFonts w:cstheme="minorHAnsi"/>
          <w:sz w:val="24"/>
          <w:szCs w:val="24"/>
        </w:rPr>
        <w:t>Guiterman</w:t>
      </w:r>
      <w:proofErr w:type="spellEnd"/>
      <w:r w:rsidR="007D60C9" w:rsidRPr="00320089">
        <w:rPr>
          <w:rFonts w:cstheme="minorHAnsi"/>
          <w:sz w:val="24"/>
          <w:szCs w:val="24"/>
        </w:rPr>
        <w:t xml:space="preserve"> et al. </w:t>
      </w:r>
      <w:r w:rsidR="00872D7E" w:rsidRPr="00320089">
        <w:rPr>
          <w:rFonts w:cstheme="minorHAnsi"/>
          <w:sz w:val="24"/>
          <w:szCs w:val="24"/>
        </w:rPr>
        <w:t>2016</w:t>
      </w:r>
      <w:r w:rsidR="007D60C9" w:rsidRPr="00320089">
        <w:rPr>
          <w:rFonts w:cstheme="minorHAnsi"/>
          <w:sz w:val="24"/>
          <w:szCs w:val="24"/>
        </w:rPr>
        <w:t>), flaked stone (Cameron 2001), and ceramics (Cameron and Toll 2001).</w:t>
      </w:r>
    </w:p>
    <w:p w14:paraId="1B509CA1" w14:textId="51EAB45F" w:rsidR="00CB601C" w:rsidRPr="00320089" w:rsidRDefault="00CB601C" w:rsidP="00320089">
      <w:pPr>
        <w:pStyle w:val="NoSpacing"/>
        <w:jc w:val="center"/>
        <w:rPr>
          <w:rFonts w:cstheme="minorHAnsi"/>
          <w:sz w:val="24"/>
          <w:szCs w:val="24"/>
        </w:rPr>
      </w:pPr>
      <w:r w:rsidRPr="00320089">
        <w:rPr>
          <w:rFonts w:cstheme="minorHAnsi"/>
          <w:sz w:val="24"/>
          <w:szCs w:val="24"/>
          <w:highlight w:val="yellow"/>
        </w:rPr>
        <w:t>[Figure 1 about here</w:t>
      </w:r>
      <w:r w:rsidRPr="00320089">
        <w:rPr>
          <w:rFonts w:cstheme="minorHAnsi"/>
          <w:sz w:val="24"/>
          <w:szCs w:val="24"/>
        </w:rPr>
        <w:t>]</w:t>
      </w:r>
    </w:p>
    <w:p w14:paraId="074C389E" w14:textId="01DCEE38" w:rsidR="00EE6B73" w:rsidRPr="00320089" w:rsidRDefault="00EE6B73" w:rsidP="003353EE">
      <w:pPr>
        <w:pStyle w:val="NoSpacing"/>
        <w:ind w:firstLine="720"/>
        <w:rPr>
          <w:rFonts w:cstheme="minorHAnsi"/>
          <w:sz w:val="24"/>
          <w:szCs w:val="24"/>
        </w:rPr>
      </w:pPr>
      <w:r w:rsidRPr="00320089">
        <w:rPr>
          <w:rFonts w:cstheme="minorHAnsi"/>
          <w:sz w:val="24"/>
          <w:szCs w:val="24"/>
        </w:rPr>
        <w:t>The spread of styles strongly associated with Chaco Canyon itself—including architectural layouts, masonry styles, and ceramic decorative styles—are other ways that archaeologists have looked at both social connectedness and social differentiation within the Chaco World. If style is defined as a choice or “a way of doing things” (Hegmon 1992:518</w:t>
      </w:r>
      <w:r w:rsidR="00D178A7" w:rsidRPr="00320089">
        <w:rPr>
          <w:rFonts w:cstheme="minorHAnsi"/>
          <w:sz w:val="24"/>
          <w:szCs w:val="24"/>
        </w:rPr>
        <w:t xml:space="preserve">), </w:t>
      </w:r>
      <w:r w:rsidR="005E0DE5" w:rsidRPr="00320089">
        <w:rPr>
          <w:rFonts w:cstheme="minorHAnsi"/>
          <w:sz w:val="24"/>
          <w:szCs w:val="24"/>
        </w:rPr>
        <w:t xml:space="preserve">then </w:t>
      </w:r>
      <w:r w:rsidRPr="00320089">
        <w:rPr>
          <w:rFonts w:cstheme="minorHAnsi"/>
          <w:sz w:val="24"/>
          <w:szCs w:val="24"/>
        </w:rPr>
        <w:t>the inherent sociality of learning and doing style makes it suitable for understanding social connectedness from archaeological materials. Likewise, variation in style allows for some kinds of highly visible styles to serve a communicative function in culture, including</w:t>
      </w:r>
      <w:r w:rsidR="00E148B4" w:rsidRPr="00320089">
        <w:rPr>
          <w:rFonts w:cstheme="minorHAnsi"/>
          <w:sz w:val="24"/>
          <w:szCs w:val="24"/>
        </w:rPr>
        <w:t xml:space="preserve"> marking </w:t>
      </w:r>
      <w:r w:rsidRPr="00320089">
        <w:rPr>
          <w:rFonts w:cstheme="minorHAnsi"/>
          <w:sz w:val="24"/>
          <w:szCs w:val="24"/>
        </w:rPr>
        <w:t>participation in social groups</w:t>
      </w:r>
      <w:r w:rsidR="009F79AF" w:rsidRPr="00320089">
        <w:rPr>
          <w:rFonts w:cstheme="minorHAnsi"/>
          <w:sz w:val="24"/>
          <w:szCs w:val="24"/>
        </w:rPr>
        <w:t xml:space="preserve"> </w:t>
      </w:r>
      <w:r w:rsidRPr="00320089">
        <w:rPr>
          <w:rFonts w:cstheme="minorHAnsi"/>
          <w:sz w:val="24"/>
          <w:szCs w:val="24"/>
        </w:rPr>
        <w:t xml:space="preserve">and </w:t>
      </w:r>
      <w:r w:rsidR="00E148B4" w:rsidRPr="00320089">
        <w:rPr>
          <w:rFonts w:cstheme="minorHAnsi"/>
          <w:sz w:val="24"/>
          <w:szCs w:val="24"/>
        </w:rPr>
        <w:t>social difference</w:t>
      </w:r>
      <w:r w:rsidR="0041786D" w:rsidRPr="00320089">
        <w:rPr>
          <w:rFonts w:cstheme="minorHAnsi"/>
          <w:sz w:val="24"/>
          <w:szCs w:val="24"/>
        </w:rPr>
        <w:t>s</w:t>
      </w:r>
      <w:r w:rsidRPr="00320089">
        <w:rPr>
          <w:rFonts w:cstheme="minorHAnsi"/>
          <w:sz w:val="24"/>
          <w:szCs w:val="24"/>
        </w:rPr>
        <w:t xml:space="preserve"> (</w:t>
      </w:r>
      <w:proofErr w:type="spellStart"/>
      <w:r w:rsidRPr="00320089">
        <w:rPr>
          <w:rFonts w:cstheme="minorHAnsi"/>
          <w:sz w:val="24"/>
          <w:szCs w:val="24"/>
        </w:rPr>
        <w:t>Carr</w:t>
      </w:r>
      <w:proofErr w:type="spellEnd"/>
      <w:r w:rsidRPr="00320089">
        <w:rPr>
          <w:rFonts w:cstheme="minorHAnsi"/>
          <w:sz w:val="24"/>
          <w:szCs w:val="24"/>
        </w:rPr>
        <w:t xml:space="preserve"> 1995). </w:t>
      </w:r>
      <w:proofErr w:type="gramStart"/>
      <w:r w:rsidR="00FB20F7" w:rsidRPr="00320089">
        <w:rPr>
          <w:rFonts w:cstheme="minorHAnsi"/>
          <w:sz w:val="24"/>
          <w:szCs w:val="24"/>
        </w:rPr>
        <w:t>Yet,</w:t>
      </w:r>
      <w:proofErr w:type="gramEnd"/>
      <w:r w:rsidR="00FB20F7" w:rsidRPr="00320089">
        <w:rPr>
          <w:rFonts w:cstheme="minorHAnsi"/>
          <w:sz w:val="24"/>
          <w:szCs w:val="24"/>
        </w:rPr>
        <w:t xml:space="preserve"> how </w:t>
      </w:r>
      <w:r w:rsidR="007B0438" w:rsidRPr="00320089">
        <w:rPr>
          <w:rFonts w:cstheme="minorHAnsi"/>
          <w:sz w:val="24"/>
          <w:szCs w:val="24"/>
        </w:rPr>
        <w:t xml:space="preserve">style is </w:t>
      </w:r>
      <w:r w:rsidR="00446788" w:rsidRPr="00320089">
        <w:rPr>
          <w:rFonts w:cstheme="minorHAnsi"/>
          <w:sz w:val="24"/>
          <w:szCs w:val="24"/>
        </w:rPr>
        <w:t>variably</w:t>
      </w:r>
      <w:r w:rsidR="007B0438" w:rsidRPr="00320089">
        <w:rPr>
          <w:rFonts w:cstheme="minorHAnsi"/>
          <w:sz w:val="24"/>
          <w:szCs w:val="24"/>
        </w:rPr>
        <w:t xml:space="preserve"> employed across different statuses and their related identities needs to be demonstrated rather than assumed. </w:t>
      </w:r>
      <w:r w:rsidR="00E853D5" w:rsidRPr="00320089">
        <w:rPr>
          <w:rFonts w:cstheme="minorHAnsi"/>
          <w:sz w:val="24"/>
          <w:szCs w:val="24"/>
        </w:rPr>
        <w:t xml:space="preserve">In this article, we look at how style was employed in contexts of differential statuses to look at the </w:t>
      </w:r>
      <w:proofErr w:type="gramStart"/>
      <w:r w:rsidR="00E853D5" w:rsidRPr="00320089">
        <w:rPr>
          <w:rFonts w:cstheme="minorHAnsi"/>
          <w:sz w:val="24"/>
          <w:szCs w:val="24"/>
        </w:rPr>
        <w:t>ways</w:t>
      </w:r>
      <w:proofErr w:type="gramEnd"/>
      <w:r w:rsidR="00E853D5" w:rsidRPr="00320089">
        <w:rPr>
          <w:rFonts w:cstheme="minorHAnsi"/>
          <w:sz w:val="24"/>
          <w:szCs w:val="24"/>
        </w:rPr>
        <w:t xml:space="preserve"> inequality</w:t>
      </w:r>
      <w:r w:rsidR="00C23E11" w:rsidRPr="00320089">
        <w:rPr>
          <w:rFonts w:cstheme="minorHAnsi"/>
          <w:sz w:val="24"/>
          <w:szCs w:val="24"/>
        </w:rPr>
        <w:t xml:space="preserve"> </w:t>
      </w:r>
      <w:r w:rsidR="00E853D5" w:rsidRPr="00320089">
        <w:rPr>
          <w:rFonts w:cstheme="minorHAnsi"/>
          <w:sz w:val="24"/>
          <w:szCs w:val="24"/>
        </w:rPr>
        <w:t>and region-wide styles intersect.</w:t>
      </w:r>
    </w:p>
    <w:p w14:paraId="6B246E5B" w14:textId="609D6F85" w:rsidR="00830C05" w:rsidRPr="000D140D" w:rsidRDefault="00C11660" w:rsidP="003353EE">
      <w:pPr>
        <w:pStyle w:val="NoSpacing"/>
        <w:ind w:firstLine="720"/>
        <w:rPr>
          <w:rFonts w:cstheme="minorHAnsi"/>
          <w:sz w:val="24"/>
          <w:szCs w:val="24"/>
        </w:rPr>
      </w:pPr>
      <w:r w:rsidRPr="00320089">
        <w:rPr>
          <w:rFonts w:cstheme="minorHAnsi"/>
          <w:sz w:val="24"/>
          <w:szCs w:val="24"/>
        </w:rPr>
        <w:t xml:space="preserve">In the Chaco World, </w:t>
      </w:r>
      <w:r w:rsidR="002834BB" w:rsidRPr="00320089">
        <w:rPr>
          <w:rFonts w:cstheme="minorHAnsi"/>
          <w:sz w:val="24"/>
          <w:szCs w:val="24"/>
        </w:rPr>
        <w:t xml:space="preserve">a </w:t>
      </w:r>
      <w:r w:rsidR="00610583" w:rsidRPr="00320089">
        <w:rPr>
          <w:rFonts w:cstheme="minorHAnsi"/>
          <w:sz w:val="24"/>
          <w:szCs w:val="24"/>
        </w:rPr>
        <w:t>particular</w:t>
      </w:r>
      <w:r w:rsidR="002834BB" w:rsidRPr="00320089">
        <w:rPr>
          <w:rFonts w:cstheme="minorHAnsi"/>
          <w:sz w:val="24"/>
          <w:szCs w:val="24"/>
        </w:rPr>
        <w:t xml:space="preserve"> ceramic decorati</w:t>
      </w:r>
      <w:r w:rsidR="00610583" w:rsidRPr="00320089">
        <w:rPr>
          <w:rFonts w:cstheme="minorHAnsi"/>
          <w:sz w:val="24"/>
          <w:szCs w:val="24"/>
        </w:rPr>
        <w:t>ve style</w:t>
      </w:r>
      <w:r w:rsidR="002834BB" w:rsidRPr="00320089">
        <w:rPr>
          <w:rFonts w:cstheme="minorHAnsi"/>
          <w:sz w:val="24"/>
          <w:szCs w:val="24"/>
        </w:rPr>
        <w:t xml:space="preserve"> known as Dogoszhi</w:t>
      </w:r>
      <w:r w:rsidR="002C331E" w:rsidRPr="00320089">
        <w:rPr>
          <w:rFonts w:cstheme="minorHAnsi"/>
          <w:sz w:val="24"/>
          <w:szCs w:val="24"/>
        </w:rPr>
        <w:t>-s</w:t>
      </w:r>
      <w:r w:rsidR="002834BB" w:rsidRPr="00320089">
        <w:rPr>
          <w:rFonts w:cstheme="minorHAnsi"/>
          <w:sz w:val="24"/>
          <w:szCs w:val="24"/>
        </w:rPr>
        <w:t>tyle cross-cuts ceramic types and zones of ceramic production</w:t>
      </w:r>
      <w:r w:rsidR="007220D0" w:rsidRPr="00320089">
        <w:rPr>
          <w:rFonts w:cstheme="minorHAnsi"/>
          <w:sz w:val="24"/>
          <w:szCs w:val="24"/>
        </w:rPr>
        <w:t xml:space="preserve"> and has been </w:t>
      </w:r>
      <w:r w:rsidR="00E148B4" w:rsidRPr="00320089">
        <w:rPr>
          <w:rFonts w:cstheme="minorHAnsi"/>
          <w:sz w:val="24"/>
          <w:szCs w:val="24"/>
        </w:rPr>
        <w:t xml:space="preserve">argued </w:t>
      </w:r>
      <w:r w:rsidR="00610583" w:rsidRPr="00320089">
        <w:rPr>
          <w:rFonts w:cstheme="minorHAnsi"/>
          <w:sz w:val="24"/>
          <w:szCs w:val="24"/>
        </w:rPr>
        <w:t>to indicate</w:t>
      </w:r>
      <w:r w:rsidR="007220D0" w:rsidRPr="00320089">
        <w:rPr>
          <w:rFonts w:cstheme="minorHAnsi"/>
          <w:sz w:val="24"/>
          <w:szCs w:val="24"/>
        </w:rPr>
        <w:t xml:space="preserve"> participation in the </w:t>
      </w:r>
      <w:r w:rsidR="00610583" w:rsidRPr="00320089">
        <w:rPr>
          <w:rFonts w:cstheme="minorHAnsi"/>
          <w:sz w:val="24"/>
          <w:szCs w:val="24"/>
        </w:rPr>
        <w:t xml:space="preserve">broader </w:t>
      </w:r>
      <w:r w:rsidR="007220D0" w:rsidRPr="00320089">
        <w:rPr>
          <w:rFonts w:cstheme="minorHAnsi"/>
          <w:sz w:val="24"/>
          <w:szCs w:val="24"/>
        </w:rPr>
        <w:t>Chaco network (</w:t>
      </w:r>
      <w:r w:rsidR="00293270" w:rsidRPr="00320089">
        <w:rPr>
          <w:rFonts w:cstheme="minorHAnsi"/>
          <w:sz w:val="24"/>
          <w:szCs w:val="24"/>
        </w:rPr>
        <w:t>Judge 1991:</w:t>
      </w:r>
      <w:r w:rsidR="00695159" w:rsidRPr="00320089">
        <w:rPr>
          <w:rFonts w:cstheme="minorHAnsi"/>
          <w:sz w:val="24"/>
          <w:szCs w:val="24"/>
        </w:rPr>
        <w:t>27</w:t>
      </w:r>
      <w:r w:rsidR="005A6541" w:rsidRPr="00320089">
        <w:rPr>
          <w:rFonts w:cstheme="minorHAnsi"/>
          <w:sz w:val="24"/>
          <w:szCs w:val="24"/>
        </w:rPr>
        <w:t>–</w:t>
      </w:r>
      <w:r w:rsidR="00695159" w:rsidRPr="00320089">
        <w:rPr>
          <w:rFonts w:cstheme="minorHAnsi"/>
          <w:sz w:val="24"/>
          <w:szCs w:val="24"/>
        </w:rPr>
        <w:t xml:space="preserve">28; </w:t>
      </w:r>
      <w:proofErr w:type="spellStart"/>
      <w:r w:rsidR="00695159" w:rsidRPr="00320089">
        <w:rPr>
          <w:rFonts w:cstheme="minorHAnsi"/>
          <w:sz w:val="24"/>
          <w:szCs w:val="24"/>
        </w:rPr>
        <w:t>Lekson</w:t>
      </w:r>
      <w:proofErr w:type="spellEnd"/>
      <w:r w:rsidR="00695159" w:rsidRPr="00320089">
        <w:rPr>
          <w:rFonts w:cstheme="minorHAnsi"/>
          <w:sz w:val="24"/>
          <w:szCs w:val="24"/>
        </w:rPr>
        <w:t xml:space="preserve"> 2007; </w:t>
      </w:r>
      <w:proofErr w:type="spellStart"/>
      <w:r w:rsidR="007220D0" w:rsidRPr="00320089">
        <w:rPr>
          <w:rFonts w:cstheme="minorHAnsi"/>
          <w:sz w:val="24"/>
          <w:szCs w:val="24"/>
        </w:rPr>
        <w:t>Plog</w:t>
      </w:r>
      <w:proofErr w:type="spellEnd"/>
      <w:r w:rsidR="007220D0" w:rsidRPr="00320089">
        <w:rPr>
          <w:rFonts w:cstheme="minorHAnsi"/>
          <w:sz w:val="24"/>
          <w:szCs w:val="24"/>
        </w:rPr>
        <w:t xml:space="preserve"> 1995</w:t>
      </w:r>
      <w:r w:rsidR="00695159" w:rsidRPr="00320089">
        <w:rPr>
          <w:rFonts w:cstheme="minorHAnsi"/>
          <w:sz w:val="24"/>
          <w:szCs w:val="24"/>
        </w:rPr>
        <w:t>, 2015:10</w:t>
      </w:r>
      <w:r w:rsidR="007220D0" w:rsidRPr="00320089">
        <w:rPr>
          <w:rFonts w:cstheme="minorHAnsi"/>
          <w:sz w:val="24"/>
          <w:szCs w:val="24"/>
        </w:rPr>
        <w:t>; Toll 1985</w:t>
      </w:r>
      <w:r w:rsidR="00335B33" w:rsidRPr="00320089">
        <w:rPr>
          <w:rFonts w:cstheme="minorHAnsi"/>
          <w:sz w:val="24"/>
          <w:szCs w:val="24"/>
        </w:rPr>
        <w:t>:215</w:t>
      </w:r>
      <w:r w:rsidR="005A6541" w:rsidRPr="00320089">
        <w:rPr>
          <w:rFonts w:cstheme="minorHAnsi"/>
          <w:sz w:val="24"/>
          <w:szCs w:val="24"/>
        </w:rPr>
        <w:t>–</w:t>
      </w:r>
      <w:r w:rsidR="00335B33" w:rsidRPr="00320089">
        <w:rPr>
          <w:rFonts w:cstheme="minorHAnsi"/>
          <w:sz w:val="24"/>
          <w:szCs w:val="24"/>
        </w:rPr>
        <w:t>216</w:t>
      </w:r>
      <w:r w:rsidR="007220D0" w:rsidRPr="00320089">
        <w:rPr>
          <w:rFonts w:cstheme="minorHAnsi"/>
          <w:sz w:val="24"/>
          <w:szCs w:val="24"/>
        </w:rPr>
        <w:t>)</w:t>
      </w:r>
      <w:r w:rsidR="002717D3" w:rsidRPr="00320089">
        <w:rPr>
          <w:rFonts w:cstheme="minorHAnsi"/>
          <w:sz w:val="24"/>
          <w:szCs w:val="24"/>
        </w:rPr>
        <w:t xml:space="preserve">. </w:t>
      </w:r>
      <w:proofErr w:type="spellStart"/>
      <w:r w:rsidR="007220D0" w:rsidRPr="00320089">
        <w:rPr>
          <w:rFonts w:cstheme="minorHAnsi"/>
          <w:sz w:val="24"/>
          <w:szCs w:val="24"/>
        </w:rPr>
        <w:t>Neitzel</w:t>
      </w:r>
      <w:proofErr w:type="spellEnd"/>
      <w:r w:rsidR="009F79AF" w:rsidRPr="00320089">
        <w:rPr>
          <w:rFonts w:cstheme="minorHAnsi"/>
          <w:sz w:val="24"/>
          <w:szCs w:val="24"/>
        </w:rPr>
        <w:t xml:space="preserve"> </w:t>
      </w:r>
      <w:r w:rsidR="00680606" w:rsidRPr="00320089">
        <w:rPr>
          <w:rFonts w:cstheme="minorHAnsi"/>
          <w:sz w:val="24"/>
          <w:szCs w:val="24"/>
        </w:rPr>
        <w:t xml:space="preserve">explicitly tied </w:t>
      </w:r>
      <w:r w:rsidR="002C331E" w:rsidRPr="00320089">
        <w:rPr>
          <w:rFonts w:cstheme="minorHAnsi"/>
          <w:sz w:val="24"/>
          <w:szCs w:val="24"/>
        </w:rPr>
        <w:t>Dogoszhi-s</w:t>
      </w:r>
      <w:r w:rsidR="00680606" w:rsidRPr="00320089">
        <w:rPr>
          <w:rFonts w:cstheme="minorHAnsi"/>
          <w:sz w:val="24"/>
          <w:szCs w:val="24"/>
        </w:rPr>
        <w:t>tyle to elite</w:t>
      </w:r>
      <w:r w:rsidR="002642A1" w:rsidRPr="00320089">
        <w:rPr>
          <w:rFonts w:cstheme="minorHAnsi"/>
          <w:sz w:val="24"/>
          <w:szCs w:val="24"/>
        </w:rPr>
        <w:t xml:space="preserve">s </w:t>
      </w:r>
      <w:r w:rsidR="00680606" w:rsidRPr="00320089">
        <w:rPr>
          <w:rFonts w:cstheme="minorHAnsi"/>
          <w:sz w:val="24"/>
          <w:szCs w:val="24"/>
        </w:rPr>
        <w:t xml:space="preserve">in Chaco Canyon and </w:t>
      </w:r>
      <w:r w:rsidR="002717D3" w:rsidRPr="00320089">
        <w:rPr>
          <w:rFonts w:cstheme="minorHAnsi"/>
          <w:sz w:val="24"/>
          <w:szCs w:val="24"/>
        </w:rPr>
        <w:t xml:space="preserve">inferred that </w:t>
      </w:r>
      <w:r w:rsidR="00E24890" w:rsidRPr="00320089">
        <w:rPr>
          <w:rFonts w:cstheme="minorHAnsi"/>
          <w:sz w:val="24"/>
          <w:szCs w:val="24"/>
        </w:rPr>
        <w:t xml:space="preserve">the regional distribution of the style </w:t>
      </w:r>
      <w:r w:rsidR="006A3845" w:rsidRPr="00320089">
        <w:rPr>
          <w:rFonts w:cstheme="minorHAnsi"/>
          <w:sz w:val="24"/>
          <w:szCs w:val="24"/>
        </w:rPr>
        <w:t>stemmed from</w:t>
      </w:r>
      <w:r w:rsidR="009F79AF" w:rsidRPr="00320089">
        <w:rPr>
          <w:rFonts w:cstheme="minorHAnsi"/>
          <w:sz w:val="24"/>
          <w:szCs w:val="24"/>
        </w:rPr>
        <w:t xml:space="preserve"> </w:t>
      </w:r>
      <w:r w:rsidR="00680606" w:rsidRPr="00320089">
        <w:rPr>
          <w:rFonts w:cstheme="minorHAnsi"/>
          <w:sz w:val="24"/>
          <w:szCs w:val="24"/>
        </w:rPr>
        <w:t xml:space="preserve">emulation by other elites </w:t>
      </w:r>
      <w:r w:rsidR="002834BB" w:rsidRPr="00320089">
        <w:rPr>
          <w:rFonts w:cstheme="minorHAnsi"/>
          <w:sz w:val="24"/>
          <w:szCs w:val="24"/>
        </w:rPr>
        <w:t>(</w:t>
      </w:r>
      <w:proofErr w:type="spellStart"/>
      <w:r w:rsidR="00EE6B73" w:rsidRPr="00320089">
        <w:rPr>
          <w:rFonts w:cstheme="minorHAnsi"/>
          <w:sz w:val="24"/>
          <w:szCs w:val="24"/>
        </w:rPr>
        <w:t>Neitzel</w:t>
      </w:r>
      <w:proofErr w:type="spellEnd"/>
      <w:r w:rsidR="00610583" w:rsidRPr="00320089">
        <w:rPr>
          <w:rFonts w:cstheme="minorHAnsi"/>
          <w:sz w:val="24"/>
          <w:szCs w:val="24"/>
        </w:rPr>
        <w:t xml:space="preserve"> </w:t>
      </w:r>
      <w:r w:rsidR="00EE6B73" w:rsidRPr="00320089">
        <w:rPr>
          <w:rFonts w:cstheme="minorHAnsi"/>
          <w:sz w:val="24"/>
          <w:szCs w:val="24"/>
        </w:rPr>
        <w:t>1995</w:t>
      </w:r>
      <w:r w:rsidR="00830C05" w:rsidRPr="00320089">
        <w:rPr>
          <w:rFonts w:cstheme="minorHAnsi"/>
          <w:sz w:val="24"/>
          <w:szCs w:val="24"/>
        </w:rPr>
        <w:t xml:space="preserve">). According to this interpretation, the distribution of the style is the result of its association with elites in Chaco Canyon and </w:t>
      </w:r>
      <w:r w:rsidR="009F79AF" w:rsidRPr="00320089">
        <w:rPr>
          <w:rFonts w:cstheme="minorHAnsi"/>
          <w:sz w:val="24"/>
          <w:szCs w:val="24"/>
        </w:rPr>
        <w:t>w</w:t>
      </w:r>
      <w:r w:rsidR="00830C05" w:rsidRPr="00320089">
        <w:rPr>
          <w:rFonts w:cstheme="minorHAnsi"/>
          <w:sz w:val="24"/>
          <w:szCs w:val="24"/>
        </w:rPr>
        <w:t xml:space="preserve">as a means of marking social status. Others reject the proposition that Dogoszhi-style ceramics represent a component of Chacoan elite style, </w:t>
      </w:r>
      <w:r w:rsidR="002354EE" w:rsidRPr="00320089">
        <w:rPr>
          <w:rFonts w:cstheme="minorHAnsi"/>
          <w:sz w:val="24"/>
          <w:szCs w:val="24"/>
        </w:rPr>
        <w:t>and instead suggest</w:t>
      </w:r>
      <w:r w:rsidR="00830C05" w:rsidRPr="00320089">
        <w:rPr>
          <w:rFonts w:cstheme="minorHAnsi"/>
          <w:sz w:val="24"/>
          <w:szCs w:val="24"/>
        </w:rPr>
        <w:t xml:space="preserve"> the </w:t>
      </w:r>
      <w:r w:rsidR="0041786D" w:rsidRPr="00320089">
        <w:rPr>
          <w:rFonts w:cstheme="minorHAnsi"/>
          <w:sz w:val="24"/>
          <w:szCs w:val="24"/>
        </w:rPr>
        <w:t>wide</w:t>
      </w:r>
      <w:r w:rsidR="00E853D5" w:rsidRPr="00320089">
        <w:rPr>
          <w:rFonts w:cstheme="minorHAnsi"/>
          <w:sz w:val="24"/>
          <w:szCs w:val="24"/>
        </w:rPr>
        <w:t>spread</w:t>
      </w:r>
      <w:r w:rsidR="0041786D" w:rsidRPr="00320089">
        <w:rPr>
          <w:rFonts w:cstheme="minorHAnsi"/>
          <w:sz w:val="24"/>
          <w:szCs w:val="24"/>
        </w:rPr>
        <w:t xml:space="preserve"> </w:t>
      </w:r>
      <w:r w:rsidR="002C331E" w:rsidRPr="00320089">
        <w:rPr>
          <w:rFonts w:cstheme="minorHAnsi"/>
          <w:sz w:val="24"/>
          <w:szCs w:val="24"/>
        </w:rPr>
        <w:t>distribution of Dogoszhi-s</w:t>
      </w:r>
      <w:r w:rsidR="00830C05" w:rsidRPr="00320089">
        <w:rPr>
          <w:rFonts w:cstheme="minorHAnsi"/>
          <w:sz w:val="24"/>
          <w:szCs w:val="24"/>
        </w:rPr>
        <w:t xml:space="preserve">tyle ceramics within the Chaco World </w:t>
      </w:r>
      <w:r w:rsidR="005E0DE5" w:rsidRPr="00320089">
        <w:rPr>
          <w:rFonts w:cstheme="minorHAnsi"/>
          <w:sz w:val="24"/>
          <w:szCs w:val="24"/>
        </w:rPr>
        <w:t xml:space="preserve">indicates that the style acted as </w:t>
      </w:r>
      <w:r w:rsidR="00564874" w:rsidRPr="00320089">
        <w:rPr>
          <w:rFonts w:cstheme="minorHAnsi"/>
          <w:sz w:val="24"/>
          <w:szCs w:val="24"/>
        </w:rPr>
        <w:t xml:space="preserve">a marker of </w:t>
      </w:r>
      <w:r w:rsidR="00830C05" w:rsidRPr="00320089">
        <w:rPr>
          <w:rFonts w:cstheme="minorHAnsi"/>
          <w:sz w:val="24"/>
          <w:szCs w:val="24"/>
        </w:rPr>
        <w:t xml:space="preserve">community membership </w:t>
      </w:r>
      <w:r w:rsidR="00126F87" w:rsidRPr="00320089">
        <w:rPr>
          <w:rFonts w:cstheme="minorHAnsi"/>
          <w:sz w:val="24"/>
          <w:szCs w:val="24"/>
        </w:rPr>
        <w:t xml:space="preserve">that was more </w:t>
      </w:r>
      <w:r w:rsidR="00610583" w:rsidRPr="00320089">
        <w:rPr>
          <w:rFonts w:cstheme="minorHAnsi"/>
          <w:sz w:val="24"/>
          <w:szCs w:val="24"/>
        </w:rPr>
        <w:t xml:space="preserve">broadly shared </w:t>
      </w:r>
      <w:r w:rsidR="00830C05" w:rsidRPr="00320089">
        <w:rPr>
          <w:rFonts w:cstheme="minorHAnsi"/>
          <w:sz w:val="24"/>
          <w:szCs w:val="24"/>
        </w:rPr>
        <w:t>(</w:t>
      </w:r>
      <w:r w:rsidR="00293270" w:rsidRPr="00320089">
        <w:rPr>
          <w:rFonts w:cstheme="minorHAnsi"/>
          <w:sz w:val="24"/>
          <w:szCs w:val="24"/>
        </w:rPr>
        <w:t xml:space="preserve">see especially, </w:t>
      </w:r>
      <w:r w:rsidR="00830C05" w:rsidRPr="00320089">
        <w:rPr>
          <w:rFonts w:cstheme="minorHAnsi"/>
          <w:sz w:val="24"/>
          <w:szCs w:val="24"/>
        </w:rPr>
        <w:t xml:space="preserve">Toll et al. 1992). </w:t>
      </w:r>
      <w:r w:rsidR="0067548A" w:rsidRPr="00320089">
        <w:rPr>
          <w:rFonts w:cstheme="minorHAnsi"/>
          <w:sz w:val="24"/>
          <w:szCs w:val="24"/>
        </w:rPr>
        <w:t xml:space="preserve">Both sides of this debate cite the high percentage of Chaco cylinder jars decorated with all </w:t>
      </w:r>
      <w:r w:rsidR="00FB20F7" w:rsidRPr="00320089">
        <w:rPr>
          <w:rFonts w:cstheme="minorHAnsi"/>
          <w:sz w:val="24"/>
          <w:szCs w:val="24"/>
        </w:rPr>
        <w:t>over hachure as one of the primary</w:t>
      </w:r>
      <w:r w:rsidR="0067548A" w:rsidRPr="00320089">
        <w:rPr>
          <w:rFonts w:cstheme="minorHAnsi"/>
          <w:sz w:val="24"/>
          <w:szCs w:val="24"/>
        </w:rPr>
        <w:t xml:space="preserve"> lines of evidence. Eve</w:t>
      </w:r>
      <w:r w:rsidR="00810D12" w:rsidRPr="00320089">
        <w:rPr>
          <w:rFonts w:cstheme="minorHAnsi"/>
          <w:sz w:val="24"/>
          <w:szCs w:val="24"/>
        </w:rPr>
        <w:t>n before Crown and Hurst’s (2009</w:t>
      </w:r>
      <w:r w:rsidR="0067548A" w:rsidRPr="00320089">
        <w:rPr>
          <w:rFonts w:cstheme="minorHAnsi"/>
          <w:sz w:val="24"/>
          <w:szCs w:val="24"/>
        </w:rPr>
        <w:t xml:space="preserve">) finding that cylinder jars were used for the preparation of cacao beverages, archaeologists recognized the restricted distribution of these jars to Chaco Canyon and especially </w:t>
      </w:r>
      <w:r w:rsidR="008F3327" w:rsidRPr="00320089">
        <w:rPr>
          <w:rFonts w:cstheme="minorHAnsi"/>
          <w:sz w:val="24"/>
          <w:szCs w:val="24"/>
        </w:rPr>
        <w:t xml:space="preserve">within </w:t>
      </w:r>
      <w:r w:rsidR="0067548A" w:rsidRPr="00320089">
        <w:rPr>
          <w:rFonts w:cstheme="minorHAnsi"/>
          <w:sz w:val="24"/>
          <w:szCs w:val="24"/>
        </w:rPr>
        <w:t>Pueblo Bonito</w:t>
      </w:r>
      <w:r w:rsidR="00A12A62" w:rsidRPr="00320089">
        <w:rPr>
          <w:rFonts w:cstheme="minorHAnsi"/>
          <w:sz w:val="24"/>
          <w:szCs w:val="24"/>
        </w:rPr>
        <w:t>’s Room 28</w:t>
      </w:r>
      <w:r w:rsidR="0067548A" w:rsidRPr="00320089">
        <w:rPr>
          <w:rFonts w:cstheme="minorHAnsi"/>
          <w:sz w:val="24"/>
          <w:szCs w:val="24"/>
        </w:rPr>
        <w:t xml:space="preserve"> (</w:t>
      </w:r>
      <w:proofErr w:type="spellStart"/>
      <w:r w:rsidR="0067548A" w:rsidRPr="00320089">
        <w:rPr>
          <w:rFonts w:cstheme="minorHAnsi"/>
          <w:sz w:val="24"/>
          <w:szCs w:val="24"/>
        </w:rPr>
        <w:t>Neitzel</w:t>
      </w:r>
      <w:proofErr w:type="spellEnd"/>
      <w:r w:rsidR="0067548A" w:rsidRPr="00320089">
        <w:rPr>
          <w:rFonts w:cstheme="minorHAnsi"/>
          <w:sz w:val="24"/>
          <w:szCs w:val="24"/>
        </w:rPr>
        <w:t xml:space="preserve"> 1995; Toll 1985</w:t>
      </w:r>
      <w:r w:rsidR="003300EE" w:rsidRPr="00320089">
        <w:rPr>
          <w:rFonts w:cstheme="minorHAnsi"/>
          <w:sz w:val="24"/>
          <w:szCs w:val="24"/>
        </w:rPr>
        <w:t>, 1990</w:t>
      </w:r>
      <w:r w:rsidR="00A12A62" w:rsidRPr="00320089">
        <w:rPr>
          <w:rFonts w:cstheme="minorHAnsi"/>
          <w:sz w:val="24"/>
          <w:szCs w:val="24"/>
        </w:rPr>
        <w:t xml:space="preserve">). Room 28 </w:t>
      </w:r>
      <w:r w:rsidR="00A12A62" w:rsidRPr="00320089">
        <w:rPr>
          <w:rFonts w:cstheme="minorHAnsi"/>
          <w:sz w:val="24"/>
          <w:szCs w:val="24"/>
        </w:rPr>
        <w:lastRenderedPageBreak/>
        <w:t>was ritually terminated, adjacent to other ritual storage rooms, and two rooms away from the densest concentration of elite burials in the northern Southwest (</w:t>
      </w:r>
      <w:commentRangeStart w:id="0"/>
      <w:r w:rsidR="00A12A62" w:rsidRPr="00320089">
        <w:rPr>
          <w:rFonts w:cstheme="minorHAnsi"/>
          <w:sz w:val="24"/>
          <w:szCs w:val="24"/>
        </w:rPr>
        <w:t>Crown</w:t>
      </w:r>
      <w:r w:rsidR="00610583" w:rsidRPr="00320089">
        <w:rPr>
          <w:rFonts w:cstheme="minorHAnsi"/>
          <w:sz w:val="24"/>
          <w:szCs w:val="24"/>
        </w:rPr>
        <w:t xml:space="preserve"> 20</w:t>
      </w:r>
      <w:r w:rsidR="00B444D8" w:rsidRPr="00320089">
        <w:rPr>
          <w:rFonts w:cstheme="minorHAnsi"/>
          <w:sz w:val="24"/>
          <w:szCs w:val="24"/>
        </w:rPr>
        <w:t>18</w:t>
      </w:r>
      <w:r w:rsidR="0098183F">
        <w:rPr>
          <w:rFonts w:cstheme="minorHAnsi"/>
          <w:sz w:val="24"/>
          <w:szCs w:val="24"/>
        </w:rPr>
        <w:t>, 2020</w:t>
      </w:r>
      <w:commentRangeEnd w:id="0"/>
      <w:r w:rsidR="0007473B">
        <w:rPr>
          <w:rStyle w:val="CommentReference"/>
        </w:rPr>
        <w:commentReference w:id="0"/>
      </w:r>
      <w:r w:rsidR="00A12A62" w:rsidRPr="000D140D">
        <w:rPr>
          <w:rFonts w:cstheme="minorHAnsi"/>
          <w:sz w:val="24"/>
          <w:szCs w:val="24"/>
        </w:rPr>
        <w:t>). Th</w:t>
      </w:r>
      <w:r w:rsidR="00B15705">
        <w:rPr>
          <w:rFonts w:cstheme="minorHAnsi"/>
          <w:sz w:val="24"/>
          <w:szCs w:val="24"/>
        </w:rPr>
        <w:t>e use of the style on special forms such as cylinder jars</w:t>
      </w:r>
      <w:r w:rsidR="00A12A62" w:rsidRPr="000D140D">
        <w:rPr>
          <w:rFonts w:cstheme="minorHAnsi"/>
          <w:sz w:val="24"/>
          <w:szCs w:val="24"/>
        </w:rPr>
        <w:t xml:space="preserve"> is </w:t>
      </w:r>
      <w:r w:rsidR="00E91E9F">
        <w:rPr>
          <w:rFonts w:cstheme="minorHAnsi"/>
          <w:sz w:val="24"/>
          <w:szCs w:val="24"/>
        </w:rPr>
        <w:t>in contrast to</w:t>
      </w:r>
      <w:r w:rsidR="00E148B4" w:rsidRPr="000D140D">
        <w:rPr>
          <w:rFonts w:cstheme="minorHAnsi"/>
          <w:sz w:val="24"/>
          <w:szCs w:val="24"/>
        </w:rPr>
        <w:t xml:space="preserve"> the dominance of Dogosz</w:t>
      </w:r>
      <w:r w:rsidR="00126F87" w:rsidRPr="000D140D">
        <w:rPr>
          <w:rFonts w:cstheme="minorHAnsi"/>
          <w:sz w:val="24"/>
          <w:szCs w:val="24"/>
        </w:rPr>
        <w:t>h</w:t>
      </w:r>
      <w:r w:rsidR="00E148B4" w:rsidRPr="000D140D">
        <w:rPr>
          <w:rFonts w:cstheme="minorHAnsi"/>
          <w:sz w:val="24"/>
          <w:szCs w:val="24"/>
        </w:rPr>
        <w:t>i-s</w:t>
      </w:r>
      <w:r w:rsidR="00A12A62" w:rsidRPr="000D140D">
        <w:rPr>
          <w:rFonts w:cstheme="minorHAnsi"/>
          <w:sz w:val="24"/>
          <w:szCs w:val="24"/>
        </w:rPr>
        <w:t xml:space="preserve">tyle </w:t>
      </w:r>
      <w:r w:rsidR="002354EE" w:rsidRPr="000D140D">
        <w:rPr>
          <w:rFonts w:cstheme="minorHAnsi"/>
          <w:sz w:val="24"/>
          <w:szCs w:val="24"/>
        </w:rPr>
        <w:t xml:space="preserve">on other vessel forms </w:t>
      </w:r>
      <w:r w:rsidR="0098183F">
        <w:rPr>
          <w:rFonts w:cstheme="minorHAnsi"/>
          <w:sz w:val="24"/>
          <w:szCs w:val="24"/>
        </w:rPr>
        <w:t>used in everyday practice at</w:t>
      </w:r>
      <w:r w:rsidR="0098183F" w:rsidRPr="000D140D">
        <w:rPr>
          <w:rFonts w:cstheme="minorHAnsi"/>
          <w:sz w:val="24"/>
          <w:szCs w:val="24"/>
        </w:rPr>
        <w:t xml:space="preserve"> </w:t>
      </w:r>
      <w:r w:rsidR="00A12A62" w:rsidRPr="000D140D">
        <w:rPr>
          <w:rFonts w:cstheme="minorHAnsi"/>
          <w:sz w:val="24"/>
          <w:szCs w:val="24"/>
        </w:rPr>
        <w:t xml:space="preserve">a </w:t>
      </w:r>
      <w:r w:rsidR="002354EE" w:rsidRPr="000D140D">
        <w:rPr>
          <w:rFonts w:cstheme="minorHAnsi"/>
          <w:sz w:val="24"/>
          <w:szCs w:val="24"/>
        </w:rPr>
        <w:t xml:space="preserve">variety </w:t>
      </w:r>
      <w:r w:rsidR="00A12A62" w:rsidRPr="000D140D">
        <w:rPr>
          <w:rFonts w:cstheme="minorHAnsi"/>
          <w:sz w:val="24"/>
          <w:szCs w:val="24"/>
        </w:rPr>
        <w:t>of site</w:t>
      </w:r>
      <w:r w:rsidR="002354EE" w:rsidRPr="000D140D">
        <w:rPr>
          <w:rFonts w:cstheme="minorHAnsi"/>
          <w:sz w:val="24"/>
          <w:szCs w:val="24"/>
        </w:rPr>
        <w:t xml:space="preserve"> type</w:t>
      </w:r>
      <w:r w:rsidR="00A12A62" w:rsidRPr="000D140D">
        <w:rPr>
          <w:rFonts w:cstheme="minorHAnsi"/>
          <w:sz w:val="24"/>
          <w:szCs w:val="24"/>
        </w:rPr>
        <w:t xml:space="preserve">s, including </w:t>
      </w:r>
      <w:r w:rsidR="002354EE" w:rsidRPr="000D140D">
        <w:rPr>
          <w:rFonts w:cstheme="minorHAnsi"/>
          <w:sz w:val="24"/>
          <w:szCs w:val="24"/>
        </w:rPr>
        <w:t xml:space="preserve">both </w:t>
      </w:r>
      <w:r w:rsidR="00A12A62" w:rsidRPr="000D140D">
        <w:rPr>
          <w:rFonts w:cstheme="minorHAnsi"/>
          <w:sz w:val="24"/>
          <w:szCs w:val="24"/>
        </w:rPr>
        <w:t>great and small houses</w:t>
      </w:r>
      <w:r w:rsidR="004D2B13" w:rsidRPr="000D140D">
        <w:rPr>
          <w:rFonts w:cstheme="minorHAnsi"/>
          <w:sz w:val="24"/>
          <w:szCs w:val="24"/>
        </w:rPr>
        <w:t>, which some researchers suggest is more indicative of broader community membership rather than of elite</w:t>
      </w:r>
      <w:r w:rsidR="00610583" w:rsidRPr="000D140D">
        <w:rPr>
          <w:rFonts w:cstheme="minorHAnsi"/>
          <w:sz w:val="24"/>
          <w:szCs w:val="24"/>
        </w:rPr>
        <w:t xml:space="preserve"> status</w:t>
      </w:r>
      <w:r w:rsidR="00A12A62" w:rsidRPr="000D140D">
        <w:rPr>
          <w:rFonts w:cstheme="minorHAnsi"/>
          <w:sz w:val="24"/>
          <w:szCs w:val="24"/>
        </w:rPr>
        <w:t xml:space="preserve"> (Toll </w:t>
      </w:r>
      <w:r w:rsidR="00AA419F" w:rsidRPr="000D140D">
        <w:rPr>
          <w:rFonts w:cstheme="minorHAnsi"/>
          <w:sz w:val="24"/>
          <w:szCs w:val="24"/>
        </w:rPr>
        <w:t>1985</w:t>
      </w:r>
      <w:r w:rsidR="004D2B13" w:rsidRPr="000D140D">
        <w:rPr>
          <w:rFonts w:cstheme="minorHAnsi"/>
          <w:sz w:val="24"/>
          <w:szCs w:val="24"/>
        </w:rPr>
        <w:t>; Toll et al. 1992</w:t>
      </w:r>
      <w:r w:rsidR="00AA419F" w:rsidRPr="000D140D">
        <w:rPr>
          <w:rFonts w:cstheme="minorHAnsi"/>
          <w:sz w:val="24"/>
          <w:szCs w:val="24"/>
        </w:rPr>
        <w:t xml:space="preserve">). </w:t>
      </w:r>
    </w:p>
    <w:p w14:paraId="15368B1F" w14:textId="2DC4454F" w:rsidR="00D22BC0" w:rsidRPr="000D140D" w:rsidRDefault="00130EFD" w:rsidP="00153A12">
      <w:pPr>
        <w:pStyle w:val="NoSpacing"/>
        <w:ind w:firstLine="720"/>
        <w:rPr>
          <w:rFonts w:cstheme="minorHAnsi"/>
          <w:sz w:val="24"/>
          <w:szCs w:val="24"/>
        </w:rPr>
      </w:pPr>
      <w:r w:rsidRPr="000D140D">
        <w:rPr>
          <w:rFonts w:cstheme="minorHAnsi"/>
          <w:sz w:val="24"/>
          <w:szCs w:val="24"/>
        </w:rPr>
        <w:t xml:space="preserve">These ideas fall on a continuum of </w:t>
      </w:r>
      <w:r w:rsidR="002E5340" w:rsidRPr="000D140D">
        <w:rPr>
          <w:rFonts w:cstheme="minorHAnsi"/>
          <w:sz w:val="24"/>
          <w:szCs w:val="24"/>
        </w:rPr>
        <w:t xml:space="preserve">interpretations about what constitutes an elite style and how such styles may or may not be </w:t>
      </w:r>
      <w:r w:rsidR="00A37401" w:rsidRPr="000D140D">
        <w:rPr>
          <w:rFonts w:cstheme="minorHAnsi"/>
          <w:sz w:val="24"/>
          <w:szCs w:val="24"/>
        </w:rPr>
        <w:t>produced and used by</w:t>
      </w:r>
      <w:r w:rsidR="002E5340" w:rsidRPr="000D140D">
        <w:rPr>
          <w:rFonts w:cstheme="minorHAnsi"/>
          <w:sz w:val="24"/>
          <w:szCs w:val="24"/>
        </w:rPr>
        <w:t xml:space="preserve"> other members of the larger community. In many areas of the world, elite styles are intentionally restrictive </w:t>
      </w:r>
      <w:proofErr w:type="gramStart"/>
      <w:r w:rsidR="005E0DE5" w:rsidRPr="000D140D">
        <w:rPr>
          <w:rFonts w:cstheme="minorHAnsi"/>
          <w:sz w:val="24"/>
          <w:szCs w:val="24"/>
        </w:rPr>
        <w:t xml:space="preserve">in order </w:t>
      </w:r>
      <w:r w:rsidR="002E5340" w:rsidRPr="000D140D">
        <w:rPr>
          <w:rFonts w:cstheme="minorHAnsi"/>
          <w:sz w:val="24"/>
          <w:szCs w:val="24"/>
        </w:rPr>
        <w:t>to</w:t>
      </w:r>
      <w:proofErr w:type="gramEnd"/>
      <w:r w:rsidR="002E5340" w:rsidRPr="000D140D">
        <w:rPr>
          <w:rFonts w:cstheme="minorHAnsi"/>
          <w:sz w:val="24"/>
          <w:szCs w:val="24"/>
        </w:rPr>
        <w:t xml:space="preserve"> mark who is an elite, </w:t>
      </w:r>
      <w:r w:rsidR="002F354A" w:rsidRPr="000D140D">
        <w:rPr>
          <w:rFonts w:cstheme="minorHAnsi"/>
          <w:sz w:val="24"/>
          <w:szCs w:val="24"/>
        </w:rPr>
        <w:t>especially</w:t>
      </w:r>
      <w:r w:rsidR="002E5340" w:rsidRPr="000D140D">
        <w:rPr>
          <w:rFonts w:cstheme="minorHAnsi"/>
          <w:sz w:val="24"/>
          <w:szCs w:val="24"/>
        </w:rPr>
        <w:t xml:space="preserve"> through clothing </w:t>
      </w:r>
      <w:r w:rsidR="00DB04D2" w:rsidRPr="000D140D">
        <w:rPr>
          <w:rFonts w:cstheme="minorHAnsi"/>
          <w:sz w:val="24"/>
          <w:szCs w:val="24"/>
        </w:rPr>
        <w:t xml:space="preserve">and house styles </w:t>
      </w:r>
      <w:r w:rsidR="002E5340" w:rsidRPr="000D140D">
        <w:rPr>
          <w:rFonts w:cstheme="minorHAnsi"/>
          <w:sz w:val="24"/>
          <w:szCs w:val="24"/>
        </w:rPr>
        <w:t>(</w:t>
      </w:r>
      <w:proofErr w:type="spellStart"/>
      <w:r w:rsidR="002E5340" w:rsidRPr="000D140D">
        <w:rPr>
          <w:rFonts w:cstheme="minorHAnsi"/>
          <w:sz w:val="24"/>
          <w:szCs w:val="24"/>
        </w:rPr>
        <w:t>Feinman</w:t>
      </w:r>
      <w:proofErr w:type="spellEnd"/>
      <w:r w:rsidR="002E5340" w:rsidRPr="000D140D">
        <w:rPr>
          <w:rFonts w:cstheme="minorHAnsi"/>
          <w:sz w:val="24"/>
          <w:szCs w:val="24"/>
        </w:rPr>
        <w:t xml:space="preserve"> and </w:t>
      </w:r>
      <w:proofErr w:type="spellStart"/>
      <w:r w:rsidR="002E5340" w:rsidRPr="000D140D">
        <w:rPr>
          <w:rFonts w:cstheme="minorHAnsi"/>
          <w:sz w:val="24"/>
          <w:szCs w:val="24"/>
        </w:rPr>
        <w:t>Neitzel</w:t>
      </w:r>
      <w:proofErr w:type="spellEnd"/>
      <w:r w:rsidR="002E5340" w:rsidRPr="000D140D">
        <w:rPr>
          <w:rFonts w:cstheme="minorHAnsi"/>
          <w:sz w:val="24"/>
          <w:szCs w:val="24"/>
        </w:rPr>
        <w:t xml:space="preserve"> 1984). </w:t>
      </w:r>
      <w:r w:rsidR="00DB04D2" w:rsidRPr="000D140D">
        <w:rPr>
          <w:rFonts w:cstheme="minorHAnsi"/>
          <w:sz w:val="24"/>
          <w:szCs w:val="24"/>
        </w:rPr>
        <w:t>In societies with clearly demarcated hierarchies, such trappings of prestige are used to legitimize and perpetuate the existing social order. However, even within state</w:t>
      </w:r>
      <w:r w:rsidR="002354EE" w:rsidRPr="000D140D">
        <w:rPr>
          <w:rFonts w:cstheme="minorHAnsi"/>
          <w:sz w:val="24"/>
          <w:szCs w:val="24"/>
        </w:rPr>
        <w:t xml:space="preserve"> societie</w:t>
      </w:r>
      <w:r w:rsidR="00DB04D2" w:rsidRPr="000D140D">
        <w:rPr>
          <w:rFonts w:cstheme="minorHAnsi"/>
          <w:sz w:val="24"/>
          <w:szCs w:val="24"/>
        </w:rPr>
        <w:t>s</w:t>
      </w:r>
      <w:r w:rsidR="002354EE" w:rsidRPr="000D140D">
        <w:rPr>
          <w:rFonts w:cstheme="minorHAnsi"/>
          <w:sz w:val="24"/>
          <w:szCs w:val="24"/>
        </w:rPr>
        <w:t>,</w:t>
      </w:r>
      <w:r w:rsidR="00DB04D2" w:rsidRPr="000D140D">
        <w:rPr>
          <w:rFonts w:cstheme="minorHAnsi"/>
          <w:sz w:val="24"/>
          <w:szCs w:val="24"/>
        </w:rPr>
        <w:t xml:space="preserve"> such as the Inka, elite styles </w:t>
      </w:r>
      <w:r w:rsidR="00D22BC0" w:rsidRPr="000D140D">
        <w:rPr>
          <w:rFonts w:cstheme="minorHAnsi"/>
          <w:sz w:val="24"/>
          <w:szCs w:val="24"/>
        </w:rPr>
        <w:t>wer</w:t>
      </w:r>
      <w:r w:rsidR="00DB04D2" w:rsidRPr="000D140D">
        <w:rPr>
          <w:rFonts w:cstheme="minorHAnsi"/>
          <w:sz w:val="24"/>
          <w:szCs w:val="24"/>
        </w:rPr>
        <w:t>e replicated to various degrees through multiple social strata</w:t>
      </w:r>
      <w:r w:rsidR="00126F87" w:rsidRPr="000D140D">
        <w:rPr>
          <w:rFonts w:cstheme="minorHAnsi"/>
          <w:sz w:val="24"/>
          <w:szCs w:val="24"/>
        </w:rPr>
        <w:t xml:space="preserve"> (e.g., Morris 1995)</w:t>
      </w:r>
      <w:r w:rsidR="00293270" w:rsidRPr="000D140D">
        <w:rPr>
          <w:rFonts w:cstheme="minorHAnsi"/>
          <w:sz w:val="24"/>
          <w:szCs w:val="24"/>
        </w:rPr>
        <w:t xml:space="preserve">. </w:t>
      </w:r>
      <w:r w:rsidR="006539E7" w:rsidRPr="000D140D">
        <w:rPr>
          <w:rFonts w:cstheme="minorHAnsi"/>
          <w:sz w:val="24"/>
          <w:szCs w:val="24"/>
        </w:rPr>
        <w:t>In the</w:t>
      </w:r>
      <w:r w:rsidR="00A07CA1" w:rsidRPr="000D140D">
        <w:rPr>
          <w:rFonts w:cstheme="minorHAnsi"/>
          <w:sz w:val="24"/>
          <w:szCs w:val="24"/>
        </w:rPr>
        <w:t xml:space="preserve"> Monte </w:t>
      </w:r>
      <w:proofErr w:type="spellStart"/>
      <w:r w:rsidR="00A07CA1" w:rsidRPr="000D140D">
        <w:rPr>
          <w:rFonts w:cstheme="minorHAnsi"/>
          <w:sz w:val="24"/>
          <w:szCs w:val="24"/>
        </w:rPr>
        <w:t>Albán</w:t>
      </w:r>
      <w:proofErr w:type="spellEnd"/>
      <w:r w:rsidR="006539E7" w:rsidRPr="000D140D">
        <w:rPr>
          <w:rFonts w:cstheme="minorHAnsi"/>
          <w:sz w:val="24"/>
          <w:szCs w:val="24"/>
        </w:rPr>
        <w:t xml:space="preserve"> polity</w:t>
      </w:r>
      <w:r w:rsidR="00D22BC0" w:rsidRPr="000D140D">
        <w:rPr>
          <w:rFonts w:cstheme="minorHAnsi"/>
          <w:sz w:val="24"/>
          <w:szCs w:val="24"/>
        </w:rPr>
        <w:t>,</w:t>
      </w:r>
      <w:r w:rsidR="00A07CA1" w:rsidRPr="000D140D">
        <w:rPr>
          <w:rFonts w:cstheme="minorHAnsi"/>
          <w:sz w:val="24"/>
          <w:szCs w:val="24"/>
        </w:rPr>
        <w:t xml:space="preserve"> demand for </w:t>
      </w:r>
      <w:r w:rsidR="00E00424" w:rsidRPr="000D140D">
        <w:rPr>
          <w:rFonts w:cstheme="minorHAnsi"/>
          <w:sz w:val="24"/>
          <w:szCs w:val="24"/>
        </w:rPr>
        <w:t xml:space="preserve">highly valued </w:t>
      </w:r>
      <w:r w:rsidR="00A07CA1" w:rsidRPr="000D140D">
        <w:rPr>
          <w:rFonts w:cstheme="minorHAnsi"/>
          <w:sz w:val="24"/>
          <w:szCs w:val="24"/>
        </w:rPr>
        <w:t>Crema ware by subordinate elites in outlying areas was met by encouraging production outside the center (Elson and Sherman 2013).</w:t>
      </w:r>
      <w:r w:rsidR="00D22BC0" w:rsidRPr="000D140D">
        <w:rPr>
          <w:rFonts w:cstheme="minorHAnsi"/>
          <w:sz w:val="24"/>
          <w:szCs w:val="24"/>
        </w:rPr>
        <w:t xml:space="preserve"> In the Maya area, it has been suggested that </w:t>
      </w:r>
      <w:r w:rsidR="00CA1CD9" w:rsidRPr="000D140D">
        <w:rPr>
          <w:rFonts w:cstheme="minorHAnsi"/>
          <w:sz w:val="24"/>
          <w:szCs w:val="24"/>
        </w:rPr>
        <w:t xml:space="preserve">some </w:t>
      </w:r>
      <w:r w:rsidR="00D22BC0" w:rsidRPr="000D140D">
        <w:rPr>
          <w:rFonts w:cstheme="minorHAnsi"/>
          <w:sz w:val="24"/>
          <w:szCs w:val="24"/>
        </w:rPr>
        <w:t xml:space="preserve">artifact styles were strategically </w:t>
      </w:r>
      <w:r w:rsidR="00CA1CD9" w:rsidRPr="000D140D">
        <w:rPr>
          <w:rFonts w:cstheme="minorHAnsi"/>
          <w:sz w:val="24"/>
          <w:szCs w:val="24"/>
        </w:rPr>
        <w:t xml:space="preserve">and widely used </w:t>
      </w:r>
      <w:r w:rsidR="00B15705">
        <w:rPr>
          <w:rFonts w:cstheme="minorHAnsi"/>
          <w:sz w:val="24"/>
          <w:szCs w:val="24"/>
        </w:rPr>
        <w:t xml:space="preserve">by elites </w:t>
      </w:r>
      <w:r w:rsidR="00CA1CD9" w:rsidRPr="000D140D">
        <w:rPr>
          <w:rFonts w:cstheme="minorHAnsi"/>
          <w:sz w:val="24"/>
          <w:szCs w:val="24"/>
        </w:rPr>
        <w:t>in two ways</w:t>
      </w:r>
      <w:r w:rsidR="00B15705">
        <w:rPr>
          <w:rFonts w:cstheme="minorHAnsi"/>
          <w:sz w:val="24"/>
          <w:szCs w:val="24"/>
        </w:rPr>
        <w:t>:</w:t>
      </w:r>
      <w:r w:rsidR="009112AB" w:rsidRPr="000D140D">
        <w:rPr>
          <w:rFonts w:cstheme="minorHAnsi"/>
          <w:sz w:val="24"/>
          <w:szCs w:val="24"/>
        </w:rPr>
        <w:t xml:space="preserve"> o</w:t>
      </w:r>
      <w:r w:rsidR="00CA1CD9" w:rsidRPr="000D140D">
        <w:rPr>
          <w:rFonts w:cstheme="minorHAnsi"/>
          <w:sz w:val="24"/>
          <w:szCs w:val="24"/>
        </w:rPr>
        <w:t>ne to promote shared identities among elites</w:t>
      </w:r>
      <w:r w:rsidR="002536B8" w:rsidRPr="000D140D">
        <w:rPr>
          <w:rFonts w:cstheme="minorHAnsi"/>
          <w:sz w:val="24"/>
          <w:szCs w:val="24"/>
        </w:rPr>
        <w:t xml:space="preserve">, while another was to </w:t>
      </w:r>
      <w:r w:rsidR="00E00424" w:rsidRPr="000D140D">
        <w:rPr>
          <w:rFonts w:cstheme="minorHAnsi"/>
          <w:sz w:val="24"/>
          <w:szCs w:val="24"/>
        </w:rPr>
        <w:t xml:space="preserve">encourage an inclusive identity among all members of the society to support the emerging or </w:t>
      </w:r>
      <w:del w:id="1" w:author="Matthew Peeples" w:date="2020-10-20T11:43:00Z">
        <w:r w:rsidR="00E00424" w:rsidRPr="000D140D" w:rsidDel="0007473B">
          <w:rPr>
            <w:rFonts w:cstheme="minorHAnsi"/>
            <w:sz w:val="24"/>
            <w:szCs w:val="24"/>
          </w:rPr>
          <w:delText xml:space="preserve">existing </w:delText>
        </w:r>
      </w:del>
      <w:ins w:id="2" w:author="Matthew Peeples" w:date="2020-10-20T11:43:00Z">
        <w:r w:rsidR="0007473B">
          <w:rPr>
            <w:rFonts w:cstheme="minorHAnsi"/>
            <w:sz w:val="24"/>
            <w:szCs w:val="24"/>
          </w:rPr>
          <w:t>established</w:t>
        </w:r>
        <w:r w:rsidR="0007473B" w:rsidRPr="000D140D">
          <w:rPr>
            <w:rFonts w:cstheme="minorHAnsi"/>
            <w:sz w:val="24"/>
            <w:szCs w:val="24"/>
          </w:rPr>
          <w:t xml:space="preserve"> </w:t>
        </w:r>
      </w:ins>
      <w:r w:rsidR="00E00424" w:rsidRPr="000D140D">
        <w:rPr>
          <w:rFonts w:cstheme="minorHAnsi"/>
          <w:sz w:val="24"/>
          <w:szCs w:val="24"/>
        </w:rPr>
        <w:t>elites</w:t>
      </w:r>
      <w:r w:rsidR="00B15705">
        <w:rPr>
          <w:rFonts w:cstheme="minorHAnsi"/>
          <w:sz w:val="24"/>
          <w:szCs w:val="24"/>
        </w:rPr>
        <w:t xml:space="preserve"> </w:t>
      </w:r>
      <w:r w:rsidR="00B15705" w:rsidRPr="008B5352">
        <w:rPr>
          <w:rFonts w:cstheme="minorHAnsi"/>
          <w:sz w:val="24"/>
          <w:szCs w:val="24"/>
        </w:rPr>
        <w:t>(</w:t>
      </w:r>
      <w:proofErr w:type="spellStart"/>
      <w:r w:rsidR="00B15705" w:rsidRPr="008B5352">
        <w:rPr>
          <w:rFonts w:cstheme="minorHAnsi"/>
          <w:sz w:val="24"/>
          <w:szCs w:val="24"/>
        </w:rPr>
        <w:t>Schortman</w:t>
      </w:r>
      <w:proofErr w:type="spellEnd"/>
      <w:r w:rsidR="00B15705" w:rsidRPr="008B5352">
        <w:rPr>
          <w:rFonts w:cstheme="minorHAnsi"/>
          <w:sz w:val="24"/>
          <w:szCs w:val="24"/>
        </w:rPr>
        <w:t xml:space="preserve"> et al. 2001)</w:t>
      </w:r>
      <w:r w:rsidR="00B15705">
        <w:rPr>
          <w:rFonts w:cstheme="minorHAnsi"/>
          <w:sz w:val="24"/>
          <w:szCs w:val="24"/>
        </w:rPr>
        <w:t>.</w:t>
      </w:r>
      <w:r w:rsidR="00B15705" w:rsidRPr="008B5352">
        <w:rPr>
          <w:rFonts w:cstheme="minorHAnsi"/>
          <w:sz w:val="24"/>
          <w:szCs w:val="24"/>
        </w:rPr>
        <w:t xml:space="preserve"> </w:t>
      </w:r>
      <w:r w:rsidR="00E853D5" w:rsidRPr="000D140D">
        <w:rPr>
          <w:rFonts w:cstheme="minorHAnsi"/>
          <w:sz w:val="24"/>
          <w:szCs w:val="24"/>
        </w:rPr>
        <w:t>In the latter strategy, the presence of widespread styles, often called ‘horizon styles</w:t>
      </w:r>
      <w:r w:rsidR="00B15705">
        <w:rPr>
          <w:rFonts w:cstheme="minorHAnsi"/>
          <w:sz w:val="24"/>
          <w:szCs w:val="24"/>
        </w:rPr>
        <w:t>,</w:t>
      </w:r>
      <w:r w:rsidR="00E853D5" w:rsidRPr="000D140D">
        <w:rPr>
          <w:rFonts w:cstheme="minorHAnsi"/>
          <w:sz w:val="24"/>
          <w:szCs w:val="24"/>
        </w:rPr>
        <w:t xml:space="preserve">’ </w:t>
      </w:r>
      <w:r w:rsidR="004026F5" w:rsidRPr="000D140D">
        <w:rPr>
          <w:rFonts w:cstheme="minorHAnsi"/>
          <w:sz w:val="24"/>
          <w:szCs w:val="24"/>
        </w:rPr>
        <w:t xml:space="preserve">may be </w:t>
      </w:r>
      <w:r w:rsidR="00B15705">
        <w:rPr>
          <w:rFonts w:cstheme="minorHAnsi"/>
          <w:sz w:val="24"/>
          <w:szCs w:val="24"/>
        </w:rPr>
        <w:t xml:space="preserve">evidence of </w:t>
      </w:r>
      <w:r w:rsidR="004026F5" w:rsidRPr="000D140D">
        <w:rPr>
          <w:rFonts w:cstheme="minorHAnsi"/>
          <w:sz w:val="24"/>
          <w:szCs w:val="24"/>
        </w:rPr>
        <w:t xml:space="preserve">elites </w:t>
      </w:r>
      <w:r w:rsidR="00296F96" w:rsidRPr="000D140D">
        <w:rPr>
          <w:rFonts w:cstheme="minorHAnsi"/>
          <w:sz w:val="24"/>
          <w:szCs w:val="24"/>
        </w:rPr>
        <w:t xml:space="preserve">seeking </w:t>
      </w:r>
      <w:r w:rsidR="00E41FE1" w:rsidRPr="000D140D">
        <w:rPr>
          <w:rFonts w:cstheme="minorHAnsi"/>
          <w:sz w:val="24"/>
          <w:szCs w:val="24"/>
        </w:rPr>
        <w:t>self-</w:t>
      </w:r>
      <w:r w:rsidR="004026F5" w:rsidRPr="000D140D">
        <w:rPr>
          <w:rFonts w:cstheme="minorHAnsi"/>
          <w:sz w:val="24"/>
          <w:szCs w:val="24"/>
        </w:rPr>
        <w:t>legitimacy</w:t>
      </w:r>
      <w:r w:rsidR="00E853D5" w:rsidRPr="000D140D">
        <w:rPr>
          <w:rFonts w:cstheme="minorHAnsi"/>
          <w:sz w:val="24"/>
          <w:szCs w:val="24"/>
        </w:rPr>
        <w:t xml:space="preserve"> </w:t>
      </w:r>
      <w:r w:rsidR="00B15705">
        <w:rPr>
          <w:rFonts w:cstheme="minorHAnsi"/>
          <w:sz w:val="24"/>
          <w:szCs w:val="24"/>
        </w:rPr>
        <w:t>by</w:t>
      </w:r>
      <w:r w:rsidR="004026F5" w:rsidRPr="000D140D">
        <w:rPr>
          <w:rFonts w:cstheme="minorHAnsi"/>
          <w:sz w:val="24"/>
          <w:szCs w:val="24"/>
        </w:rPr>
        <w:t xml:space="preserve"> includ</w:t>
      </w:r>
      <w:r w:rsidR="00B15705">
        <w:rPr>
          <w:rFonts w:cstheme="minorHAnsi"/>
          <w:sz w:val="24"/>
          <w:szCs w:val="24"/>
        </w:rPr>
        <w:t>ing</w:t>
      </w:r>
      <w:r w:rsidR="004026F5" w:rsidRPr="000D140D">
        <w:rPr>
          <w:rFonts w:cstheme="minorHAnsi"/>
          <w:sz w:val="24"/>
          <w:szCs w:val="24"/>
        </w:rPr>
        <w:t xml:space="preserve"> other elites and even non</w:t>
      </w:r>
      <w:r w:rsidR="0067548A" w:rsidRPr="000D140D">
        <w:rPr>
          <w:rFonts w:cstheme="minorHAnsi"/>
          <w:sz w:val="24"/>
          <w:szCs w:val="24"/>
        </w:rPr>
        <w:t>-</w:t>
      </w:r>
      <w:r w:rsidR="004026F5" w:rsidRPr="000D140D">
        <w:rPr>
          <w:rFonts w:cstheme="minorHAnsi"/>
          <w:sz w:val="24"/>
          <w:szCs w:val="24"/>
        </w:rPr>
        <w:t>elites in social, ritual, and political practices</w:t>
      </w:r>
      <w:r w:rsidR="00A07CA1" w:rsidRPr="000D140D">
        <w:rPr>
          <w:rFonts w:cstheme="minorHAnsi"/>
          <w:sz w:val="24"/>
          <w:szCs w:val="24"/>
        </w:rPr>
        <w:t xml:space="preserve"> </w:t>
      </w:r>
      <w:r w:rsidR="0098183F">
        <w:rPr>
          <w:rFonts w:cstheme="minorHAnsi"/>
          <w:sz w:val="24"/>
          <w:szCs w:val="24"/>
        </w:rPr>
        <w:t>that</w:t>
      </w:r>
      <w:r w:rsidR="00A07CA1" w:rsidRPr="000D140D">
        <w:rPr>
          <w:rFonts w:cstheme="minorHAnsi"/>
          <w:sz w:val="24"/>
          <w:szCs w:val="24"/>
        </w:rPr>
        <w:t xml:space="preserve"> foster</w:t>
      </w:r>
      <w:r w:rsidR="0098183F">
        <w:rPr>
          <w:rFonts w:cstheme="minorHAnsi"/>
          <w:sz w:val="24"/>
          <w:szCs w:val="24"/>
        </w:rPr>
        <w:t>ed</w:t>
      </w:r>
      <w:r w:rsidR="00A07CA1" w:rsidRPr="000D140D">
        <w:rPr>
          <w:rFonts w:cstheme="minorHAnsi"/>
          <w:sz w:val="24"/>
          <w:szCs w:val="24"/>
        </w:rPr>
        <w:t xml:space="preserve"> cooperation and </w:t>
      </w:r>
      <w:r w:rsidR="0098183F">
        <w:rPr>
          <w:rFonts w:cstheme="minorHAnsi"/>
          <w:sz w:val="24"/>
          <w:szCs w:val="24"/>
        </w:rPr>
        <w:t>solidified</w:t>
      </w:r>
      <w:r w:rsidR="00A07CA1" w:rsidRPr="000D140D">
        <w:rPr>
          <w:rFonts w:cstheme="minorHAnsi"/>
          <w:sz w:val="24"/>
          <w:szCs w:val="24"/>
        </w:rPr>
        <w:t xml:space="preserve"> </w:t>
      </w:r>
      <w:commentRangeStart w:id="3"/>
      <w:r w:rsidR="00A07CA1" w:rsidRPr="000D140D">
        <w:rPr>
          <w:rFonts w:cstheme="minorHAnsi"/>
          <w:sz w:val="24"/>
          <w:szCs w:val="24"/>
        </w:rPr>
        <w:t>alliances</w:t>
      </w:r>
      <w:commentRangeEnd w:id="3"/>
      <w:r w:rsidR="0007473B">
        <w:rPr>
          <w:rStyle w:val="CommentReference"/>
        </w:rPr>
        <w:commentReference w:id="3"/>
      </w:r>
      <w:r w:rsidR="004026F5" w:rsidRPr="000D140D">
        <w:rPr>
          <w:rFonts w:cstheme="minorHAnsi"/>
          <w:sz w:val="24"/>
          <w:szCs w:val="24"/>
        </w:rPr>
        <w:t xml:space="preserve">. </w:t>
      </w:r>
    </w:p>
    <w:p w14:paraId="20DA7968" w14:textId="0BECD065" w:rsidR="00FA251B" w:rsidRPr="000D140D" w:rsidRDefault="00830C05" w:rsidP="00B42B63">
      <w:pPr>
        <w:pStyle w:val="NoSpacing"/>
        <w:rPr>
          <w:rFonts w:cstheme="minorHAnsi"/>
          <w:sz w:val="24"/>
          <w:szCs w:val="24"/>
        </w:rPr>
      </w:pPr>
      <w:r w:rsidRPr="000D140D">
        <w:rPr>
          <w:rFonts w:cstheme="minorHAnsi"/>
          <w:sz w:val="24"/>
          <w:szCs w:val="24"/>
        </w:rPr>
        <w:tab/>
      </w:r>
      <w:r w:rsidR="00A2654B" w:rsidRPr="000D140D">
        <w:rPr>
          <w:rFonts w:cstheme="minorHAnsi"/>
          <w:sz w:val="24"/>
          <w:szCs w:val="24"/>
        </w:rPr>
        <w:t xml:space="preserve">In this article, we revisit the </w:t>
      </w:r>
      <w:r w:rsidR="00EE05C1" w:rsidRPr="000D140D">
        <w:rPr>
          <w:rFonts w:cstheme="minorHAnsi"/>
          <w:sz w:val="24"/>
          <w:szCs w:val="24"/>
        </w:rPr>
        <w:t>proposition that Dogoszhi</w:t>
      </w:r>
      <w:r w:rsidR="002C331E" w:rsidRPr="000D140D">
        <w:rPr>
          <w:rFonts w:cstheme="minorHAnsi"/>
          <w:sz w:val="24"/>
          <w:szCs w:val="24"/>
        </w:rPr>
        <w:t>-s</w:t>
      </w:r>
      <w:r w:rsidR="00EE05C1" w:rsidRPr="000D140D">
        <w:rPr>
          <w:rFonts w:cstheme="minorHAnsi"/>
          <w:sz w:val="24"/>
          <w:szCs w:val="24"/>
        </w:rPr>
        <w:t xml:space="preserve">tyle </w:t>
      </w:r>
      <w:r w:rsidR="00695159" w:rsidRPr="000D140D">
        <w:rPr>
          <w:rFonts w:cstheme="minorHAnsi"/>
          <w:sz w:val="24"/>
          <w:szCs w:val="24"/>
        </w:rPr>
        <w:t xml:space="preserve">is an elite style within the Chaco World </w:t>
      </w:r>
      <w:r w:rsidR="00564874" w:rsidRPr="000D140D">
        <w:rPr>
          <w:rFonts w:cstheme="minorHAnsi"/>
          <w:sz w:val="24"/>
          <w:szCs w:val="24"/>
        </w:rPr>
        <w:t>by comparing</w:t>
      </w:r>
      <w:r w:rsidR="00A2654B" w:rsidRPr="000D140D">
        <w:rPr>
          <w:rFonts w:cstheme="minorHAnsi"/>
          <w:sz w:val="24"/>
          <w:szCs w:val="24"/>
        </w:rPr>
        <w:t xml:space="preserve"> the distribution of ceramics </w:t>
      </w:r>
      <w:r w:rsidR="00296F96" w:rsidRPr="000D140D">
        <w:rPr>
          <w:rFonts w:cstheme="minorHAnsi"/>
          <w:sz w:val="24"/>
          <w:szCs w:val="24"/>
        </w:rPr>
        <w:t xml:space="preserve">decorated with this style </w:t>
      </w:r>
      <w:r w:rsidR="00564874" w:rsidRPr="000D140D">
        <w:rPr>
          <w:rFonts w:cstheme="minorHAnsi"/>
          <w:sz w:val="24"/>
          <w:szCs w:val="24"/>
        </w:rPr>
        <w:t>across</w:t>
      </w:r>
      <w:r w:rsidR="00EE05C1" w:rsidRPr="000D140D">
        <w:rPr>
          <w:rFonts w:cstheme="minorHAnsi"/>
          <w:sz w:val="24"/>
          <w:szCs w:val="24"/>
        </w:rPr>
        <w:t xml:space="preserve"> the Chaco World. Proponents of Dogoszhi</w:t>
      </w:r>
      <w:r w:rsidR="004E0C1F" w:rsidRPr="000D140D">
        <w:rPr>
          <w:rFonts w:cstheme="minorHAnsi"/>
          <w:sz w:val="24"/>
          <w:szCs w:val="24"/>
        </w:rPr>
        <w:t xml:space="preserve"> </w:t>
      </w:r>
      <w:r w:rsidR="00EE05C1" w:rsidRPr="000D140D">
        <w:rPr>
          <w:rFonts w:cstheme="minorHAnsi"/>
          <w:sz w:val="24"/>
          <w:szCs w:val="24"/>
        </w:rPr>
        <w:t xml:space="preserve">as an elite style </w:t>
      </w:r>
      <w:r w:rsidR="00E435EA" w:rsidRPr="000D140D">
        <w:rPr>
          <w:rFonts w:cstheme="minorHAnsi"/>
          <w:sz w:val="24"/>
          <w:szCs w:val="24"/>
        </w:rPr>
        <w:t xml:space="preserve">have </w:t>
      </w:r>
      <w:r w:rsidR="00680606" w:rsidRPr="000D140D">
        <w:rPr>
          <w:rFonts w:cstheme="minorHAnsi"/>
          <w:sz w:val="24"/>
          <w:szCs w:val="24"/>
        </w:rPr>
        <w:t xml:space="preserve">largely </w:t>
      </w:r>
      <w:r w:rsidR="00E435EA" w:rsidRPr="000D140D">
        <w:rPr>
          <w:rFonts w:cstheme="minorHAnsi"/>
          <w:sz w:val="24"/>
          <w:szCs w:val="24"/>
        </w:rPr>
        <w:t>based their argument on smaller-scale studies within Chaco Canyon (</w:t>
      </w:r>
      <w:r w:rsidR="00E24890" w:rsidRPr="000D140D">
        <w:rPr>
          <w:rFonts w:cstheme="minorHAnsi"/>
          <w:sz w:val="24"/>
          <w:szCs w:val="24"/>
        </w:rPr>
        <w:t>Washburn 2011</w:t>
      </w:r>
      <w:r w:rsidR="00E435EA" w:rsidRPr="000D140D">
        <w:rPr>
          <w:rFonts w:cstheme="minorHAnsi"/>
          <w:sz w:val="24"/>
          <w:szCs w:val="24"/>
        </w:rPr>
        <w:t>)</w:t>
      </w:r>
      <w:r w:rsidR="00A00800" w:rsidRPr="000D140D">
        <w:rPr>
          <w:rFonts w:cstheme="minorHAnsi"/>
          <w:sz w:val="24"/>
          <w:szCs w:val="24"/>
        </w:rPr>
        <w:t xml:space="preserve">, </w:t>
      </w:r>
      <w:r w:rsidR="00E435EA" w:rsidRPr="000D140D">
        <w:rPr>
          <w:rFonts w:cstheme="minorHAnsi"/>
          <w:sz w:val="24"/>
          <w:szCs w:val="24"/>
        </w:rPr>
        <w:t>Black Mesa</w:t>
      </w:r>
      <w:r w:rsidR="00A00800" w:rsidRPr="000D140D">
        <w:rPr>
          <w:rFonts w:cstheme="minorHAnsi"/>
          <w:sz w:val="24"/>
          <w:szCs w:val="24"/>
        </w:rPr>
        <w:t xml:space="preserve"> to </w:t>
      </w:r>
      <w:r w:rsidR="006539E7" w:rsidRPr="000D140D">
        <w:rPr>
          <w:rFonts w:cstheme="minorHAnsi"/>
          <w:sz w:val="24"/>
          <w:szCs w:val="24"/>
        </w:rPr>
        <w:t xml:space="preserve">the west of the </w:t>
      </w:r>
      <w:r w:rsidR="00A00800" w:rsidRPr="000D140D">
        <w:rPr>
          <w:rFonts w:cstheme="minorHAnsi"/>
          <w:sz w:val="24"/>
          <w:szCs w:val="24"/>
        </w:rPr>
        <w:t>Chaco</w:t>
      </w:r>
      <w:r w:rsidR="006539E7" w:rsidRPr="000D140D">
        <w:rPr>
          <w:rFonts w:cstheme="minorHAnsi"/>
          <w:sz w:val="24"/>
          <w:szCs w:val="24"/>
        </w:rPr>
        <w:t xml:space="preserve"> World</w:t>
      </w:r>
      <w:r w:rsidR="00A00800" w:rsidRPr="000D140D">
        <w:rPr>
          <w:rFonts w:cstheme="minorHAnsi"/>
          <w:sz w:val="24"/>
          <w:szCs w:val="24"/>
        </w:rPr>
        <w:t xml:space="preserve"> </w:t>
      </w:r>
      <w:r w:rsidR="00E435EA" w:rsidRPr="000D140D">
        <w:rPr>
          <w:rFonts w:cstheme="minorHAnsi"/>
          <w:sz w:val="24"/>
          <w:szCs w:val="24"/>
        </w:rPr>
        <w:t>(</w:t>
      </w:r>
      <w:proofErr w:type="spellStart"/>
      <w:r w:rsidR="00680606" w:rsidRPr="000D140D">
        <w:rPr>
          <w:rFonts w:cstheme="minorHAnsi"/>
          <w:sz w:val="24"/>
          <w:szCs w:val="24"/>
        </w:rPr>
        <w:t>Neitzel</w:t>
      </w:r>
      <w:proofErr w:type="spellEnd"/>
      <w:r w:rsidR="00680606" w:rsidRPr="000D140D">
        <w:rPr>
          <w:rFonts w:cstheme="minorHAnsi"/>
          <w:sz w:val="24"/>
          <w:szCs w:val="24"/>
        </w:rPr>
        <w:t xml:space="preserve"> and Bishop 1990; </w:t>
      </w:r>
      <w:proofErr w:type="spellStart"/>
      <w:r w:rsidR="00E435EA" w:rsidRPr="000D140D">
        <w:rPr>
          <w:rFonts w:cstheme="minorHAnsi"/>
          <w:sz w:val="24"/>
          <w:szCs w:val="24"/>
        </w:rPr>
        <w:t>Plog</w:t>
      </w:r>
      <w:proofErr w:type="spellEnd"/>
      <w:r w:rsidR="005A6541" w:rsidRPr="000D140D">
        <w:rPr>
          <w:rFonts w:cstheme="minorHAnsi"/>
          <w:sz w:val="24"/>
          <w:szCs w:val="24"/>
        </w:rPr>
        <w:t xml:space="preserve"> </w:t>
      </w:r>
      <w:r w:rsidR="00680606" w:rsidRPr="000D140D">
        <w:rPr>
          <w:rFonts w:cstheme="minorHAnsi"/>
          <w:sz w:val="24"/>
          <w:szCs w:val="24"/>
        </w:rPr>
        <w:t>1989</w:t>
      </w:r>
      <w:r w:rsidR="00D7095B" w:rsidRPr="000D140D">
        <w:rPr>
          <w:rFonts w:cstheme="minorHAnsi"/>
          <w:sz w:val="24"/>
          <w:szCs w:val="24"/>
        </w:rPr>
        <w:t>, 1990</w:t>
      </w:r>
      <w:r w:rsidR="00E435EA" w:rsidRPr="000D140D">
        <w:rPr>
          <w:rFonts w:cstheme="minorHAnsi"/>
          <w:sz w:val="24"/>
          <w:szCs w:val="24"/>
        </w:rPr>
        <w:t>)</w:t>
      </w:r>
      <w:r w:rsidR="00A00800" w:rsidRPr="000D140D">
        <w:rPr>
          <w:rFonts w:cstheme="minorHAnsi"/>
          <w:sz w:val="24"/>
          <w:szCs w:val="24"/>
        </w:rPr>
        <w:t>,</w:t>
      </w:r>
      <w:r w:rsidR="00680606" w:rsidRPr="000D140D">
        <w:rPr>
          <w:rFonts w:cstheme="minorHAnsi"/>
          <w:sz w:val="24"/>
          <w:szCs w:val="24"/>
        </w:rPr>
        <w:t xml:space="preserve"> and the Middle San Juan (Washburn and Reed 2011). </w:t>
      </w:r>
      <w:r w:rsidR="00F54756" w:rsidRPr="000D140D">
        <w:rPr>
          <w:rFonts w:cstheme="minorHAnsi"/>
          <w:sz w:val="24"/>
          <w:szCs w:val="24"/>
        </w:rPr>
        <w:t>Only t</w:t>
      </w:r>
      <w:r w:rsidR="00040043" w:rsidRPr="000D140D">
        <w:rPr>
          <w:rFonts w:cstheme="minorHAnsi"/>
          <w:sz w:val="24"/>
          <w:szCs w:val="24"/>
        </w:rPr>
        <w:t xml:space="preserve">wo </w:t>
      </w:r>
      <w:r w:rsidR="00293270" w:rsidRPr="000D140D">
        <w:rPr>
          <w:rFonts w:cstheme="minorHAnsi"/>
          <w:sz w:val="24"/>
          <w:szCs w:val="24"/>
        </w:rPr>
        <w:t>large</w:t>
      </w:r>
      <w:r w:rsidR="004140AD" w:rsidRPr="000D140D">
        <w:rPr>
          <w:rFonts w:cstheme="minorHAnsi"/>
          <w:sz w:val="24"/>
          <w:szCs w:val="24"/>
        </w:rPr>
        <w:t>r</w:t>
      </w:r>
      <w:r w:rsidR="00293270" w:rsidRPr="000D140D">
        <w:rPr>
          <w:rFonts w:cstheme="minorHAnsi"/>
          <w:sz w:val="24"/>
          <w:szCs w:val="24"/>
        </w:rPr>
        <w:t xml:space="preserve">-scale, regional </w:t>
      </w:r>
      <w:r w:rsidR="00A2654B" w:rsidRPr="000D140D">
        <w:rPr>
          <w:rFonts w:cstheme="minorHAnsi"/>
          <w:sz w:val="24"/>
          <w:szCs w:val="24"/>
        </w:rPr>
        <w:t>analys</w:t>
      </w:r>
      <w:r w:rsidR="00F54756" w:rsidRPr="000D140D">
        <w:rPr>
          <w:rFonts w:cstheme="minorHAnsi"/>
          <w:sz w:val="24"/>
          <w:szCs w:val="24"/>
        </w:rPr>
        <w:t>e</w:t>
      </w:r>
      <w:r w:rsidR="00A2654B" w:rsidRPr="000D140D">
        <w:rPr>
          <w:rFonts w:cstheme="minorHAnsi"/>
          <w:sz w:val="24"/>
          <w:szCs w:val="24"/>
        </w:rPr>
        <w:t>s</w:t>
      </w:r>
      <w:r w:rsidR="004140AD" w:rsidRPr="000D140D">
        <w:rPr>
          <w:rFonts w:cstheme="minorHAnsi"/>
          <w:sz w:val="24"/>
          <w:szCs w:val="24"/>
        </w:rPr>
        <w:t xml:space="preserve"> </w:t>
      </w:r>
      <w:r w:rsidR="00F54756" w:rsidRPr="000D140D">
        <w:rPr>
          <w:rFonts w:cstheme="minorHAnsi"/>
          <w:sz w:val="24"/>
          <w:szCs w:val="24"/>
        </w:rPr>
        <w:t>have been</w:t>
      </w:r>
      <w:r w:rsidR="004140AD" w:rsidRPr="000D140D">
        <w:rPr>
          <w:rFonts w:cstheme="minorHAnsi"/>
          <w:sz w:val="24"/>
          <w:szCs w:val="24"/>
        </w:rPr>
        <w:t xml:space="preserve"> </w:t>
      </w:r>
      <w:r w:rsidR="00E853D5" w:rsidRPr="000D140D">
        <w:rPr>
          <w:rFonts w:cstheme="minorHAnsi"/>
          <w:sz w:val="24"/>
          <w:szCs w:val="24"/>
        </w:rPr>
        <w:t xml:space="preserve">previously </w:t>
      </w:r>
      <w:r w:rsidR="004140AD" w:rsidRPr="000D140D">
        <w:rPr>
          <w:rFonts w:cstheme="minorHAnsi"/>
          <w:sz w:val="24"/>
          <w:szCs w:val="24"/>
        </w:rPr>
        <w:t>conducted</w:t>
      </w:r>
      <w:r w:rsidR="00F54756" w:rsidRPr="000D140D">
        <w:rPr>
          <w:rFonts w:cstheme="minorHAnsi"/>
          <w:sz w:val="24"/>
          <w:szCs w:val="24"/>
        </w:rPr>
        <w:t xml:space="preserve">. </w:t>
      </w:r>
      <w:proofErr w:type="spellStart"/>
      <w:r w:rsidR="00F54756" w:rsidRPr="000D140D">
        <w:rPr>
          <w:rFonts w:cstheme="minorHAnsi"/>
          <w:sz w:val="24"/>
          <w:szCs w:val="24"/>
        </w:rPr>
        <w:t>Neitzel</w:t>
      </w:r>
      <w:proofErr w:type="spellEnd"/>
      <w:r w:rsidR="00F54756" w:rsidRPr="000D140D">
        <w:rPr>
          <w:rFonts w:cstheme="minorHAnsi"/>
          <w:sz w:val="24"/>
          <w:szCs w:val="24"/>
        </w:rPr>
        <w:t xml:space="preserve"> (1995)</w:t>
      </w:r>
      <w:r w:rsidR="004140AD" w:rsidRPr="000D140D">
        <w:rPr>
          <w:rFonts w:cstheme="minorHAnsi"/>
          <w:sz w:val="24"/>
          <w:szCs w:val="24"/>
        </w:rPr>
        <w:t xml:space="preserve"> us</w:t>
      </w:r>
      <w:r w:rsidR="00F54756" w:rsidRPr="000D140D">
        <w:rPr>
          <w:rFonts w:cstheme="minorHAnsi"/>
          <w:sz w:val="24"/>
          <w:szCs w:val="24"/>
        </w:rPr>
        <w:t>ed</w:t>
      </w:r>
      <w:r w:rsidR="004140AD" w:rsidRPr="000D140D">
        <w:rPr>
          <w:rFonts w:cstheme="minorHAnsi"/>
          <w:sz w:val="24"/>
          <w:szCs w:val="24"/>
        </w:rPr>
        <w:t xml:space="preserve"> whole vessels from </w:t>
      </w:r>
      <w:r w:rsidR="00F54756" w:rsidRPr="000D140D">
        <w:rPr>
          <w:rFonts w:cstheme="minorHAnsi"/>
          <w:sz w:val="24"/>
          <w:szCs w:val="24"/>
        </w:rPr>
        <w:t xml:space="preserve">10 </w:t>
      </w:r>
      <w:r w:rsidR="004140AD" w:rsidRPr="000D140D">
        <w:rPr>
          <w:rFonts w:cstheme="minorHAnsi"/>
          <w:sz w:val="24"/>
          <w:szCs w:val="24"/>
        </w:rPr>
        <w:t xml:space="preserve">excavated great houses and </w:t>
      </w:r>
      <w:r w:rsidR="00F54756" w:rsidRPr="000D140D">
        <w:rPr>
          <w:rFonts w:cstheme="minorHAnsi"/>
          <w:sz w:val="24"/>
          <w:szCs w:val="24"/>
        </w:rPr>
        <w:t xml:space="preserve">found that higher percentages of Dogoszhi-style vessels were generally correlated with </w:t>
      </w:r>
      <w:r w:rsidR="00FA251B" w:rsidRPr="000D140D">
        <w:rPr>
          <w:rFonts w:cstheme="minorHAnsi"/>
          <w:sz w:val="24"/>
          <w:szCs w:val="24"/>
        </w:rPr>
        <w:t xml:space="preserve">the </w:t>
      </w:r>
      <w:r w:rsidR="00F54756" w:rsidRPr="000D140D">
        <w:rPr>
          <w:rFonts w:cstheme="minorHAnsi"/>
          <w:sz w:val="24"/>
          <w:szCs w:val="24"/>
        </w:rPr>
        <w:t>large</w:t>
      </w:r>
      <w:r w:rsidR="00FA251B" w:rsidRPr="000D140D">
        <w:rPr>
          <w:rFonts w:cstheme="minorHAnsi"/>
          <w:sz w:val="24"/>
          <w:szCs w:val="24"/>
        </w:rPr>
        <w:t>st</w:t>
      </w:r>
      <w:r w:rsidR="00F54756" w:rsidRPr="000D140D">
        <w:rPr>
          <w:rFonts w:cstheme="minorHAnsi"/>
          <w:sz w:val="24"/>
          <w:szCs w:val="24"/>
        </w:rPr>
        <w:t xml:space="preserve"> sites in the settlement hierarchy, which she interpreted as evidence that it was an elite style. In a larger sample of </w:t>
      </w:r>
      <w:r w:rsidR="004140AD" w:rsidRPr="000D140D">
        <w:rPr>
          <w:rFonts w:cstheme="minorHAnsi"/>
          <w:sz w:val="24"/>
          <w:szCs w:val="24"/>
        </w:rPr>
        <w:t xml:space="preserve">sherd assemblages from </w:t>
      </w:r>
      <w:r w:rsidR="00F54756" w:rsidRPr="000D140D">
        <w:rPr>
          <w:rFonts w:cstheme="minorHAnsi"/>
          <w:sz w:val="24"/>
          <w:szCs w:val="24"/>
        </w:rPr>
        <w:t xml:space="preserve">great and small houses, </w:t>
      </w:r>
      <w:proofErr w:type="gramStart"/>
      <w:r w:rsidR="00F54756" w:rsidRPr="000D140D">
        <w:rPr>
          <w:rFonts w:cstheme="minorHAnsi"/>
          <w:sz w:val="24"/>
          <w:szCs w:val="24"/>
        </w:rPr>
        <w:t>Toll</w:t>
      </w:r>
      <w:proofErr w:type="gramEnd"/>
      <w:r w:rsidR="00F54756" w:rsidRPr="000D140D">
        <w:rPr>
          <w:rFonts w:cstheme="minorHAnsi"/>
          <w:sz w:val="24"/>
          <w:szCs w:val="24"/>
        </w:rPr>
        <w:t xml:space="preserve"> and colleag</w:t>
      </w:r>
      <w:r w:rsidR="00B93467" w:rsidRPr="000D140D">
        <w:rPr>
          <w:rFonts w:cstheme="minorHAnsi"/>
          <w:sz w:val="24"/>
          <w:szCs w:val="24"/>
        </w:rPr>
        <w:t>u</w:t>
      </w:r>
      <w:r w:rsidR="00F54756" w:rsidRPr="000D140D">
        <w:rPr>
          <w:rFonts w:cstheme="minorHAnsi"/>
          <w:sz w:val="24"/>
          <w:szCs w:val="24"/>
        </w:rPr>
        <w:t xml:space="preserve">es (1992) found </w:t>
      </w:r>
      <w:commentRangeStart w:id="4"/>
      <w:r w:rsidR="00F54756" w:rsidRPr="000D140D">
        <w:rPr>
          <w:rFonts w:cstheme="minorHAnsi"/>
          <w:sz w:val="24"/>
          <w:szCs w:val="24"/>
        </w:rPr>
        <w:t xml:space="preserve">that the percentages of </w:t>
      </w:r>
      <w:r w:rsidR="00B93467" w:rsidRPr="000D140D">
        <w:rPr>
          <w:rFonts w:cstheme="minorHAnsi"/>
          <w:sz w:val="24"/>
          <w:szCs w:val="24"/>
        </w:rPr>
        <w:t>Dogoszhi-style were highly variable</w:t>
      </w:r>
      <w:r w:rsidR="00947CDE" w:rsidRPr="000D140D">
        <w:rPr>
          <w:rFonts w:cstheme="minorHAnsi"/>
          <w:sz w:val="24"/>
          <w:szCs w:val="24"/>
        </w:rPr>
        <w:t xml:space="preserve"> and present at both site types. T</w:t>
      </w:r>
      <w:r w:rsidR="00FA251B" w:rsidRPr="000D140D">
        <w:rPr>
          <w:rFonts w:cstheme="minorHAnsi"/>
          <w:sz w:val="24"/>
          <w:szCs w:val="24"/>
        </w:rPr>
        <w:t>hey suggested that like its predecessor, Black Mesa</w:t>
      </w:r>
      <w:r w:rsidR="006539E7" w:rsidRPr="000D140D">
        <w:rPr>
          <w:rFonts w:cstheme="minorHAnsi"/>
          <w:sz w:val="24"/>
          <w:szCs w:val="24"/>
        </w:rPr>
        <w:t>-</w:t>
      </w:r>
      <w:r w:rsidR="00FA251B" w:rsidRPr="000D140D">
        <w:rPr>
          <w:rFonts w:cstheme="minorHAnsi"/>
          <w:sz w:val="24"/>
          <w:szCs w:val="24"/>
        </w:rPr>
        <w:t>style, the use of Dogoszhi-style indicates regional-scale communication and social ties to m</w:t>
      </w:r>
      <w:r w:rsidR="00947CDE" w:rsidRPr="000D140D">
        <w:rPr>
          <w:rFonts w:cstheme="minorHAnsi"/>
          <w:sz w:val="24"/>
          <w:szCs w:val="24"/>
        </w:rPr>
        <w:t>ultiple</w:t>
      </w:r>
      <w:r w:rsidR="00FA251B" w:rsidRPr="000D140D">
        <w:rPr>
          <w:rFonts w:cstheme="minorHAnsi"/>
          <w:sz w:val="24"/>
          <w:szCs w:val="24"/>
        </w:rPr>
        <w:t xml:space="preserve"> areas that would have </w:t>
      </w:r>
      <w:r w:rsidR="00947CDE" w:rsidRPr="000D140D">
        <w:rPr>
          <w:rFonts w:cstheme="minorHAnsi"/>
          <w:sz w:val="24"/>
          <w:szCs w:val="24"/>
        </w:rPr>
        <w:t xml:space="preserve">been an adaptive strategy to </w:t>
      </w:r>
      <w:r w:rsidR="00FA251B" w:rsidRPr="000D140D">
        <w:rPr>
          <w:rFonts w:cstheme="minorHAnsi"/>
          <w:sz w:val="24"/>
          <w:szCs w:val="24"/>
        </w:rPr>
        <w:t xml:space="preserve">ameliorate local crop failures. </w:t>
      </w:r>
      <w:r w:rsidR="00947CDE" w:rsidRPr="000D140D">
        <w:rPr>
          <w:rFonts w:cstheme="minorHAnsi"/>
          <w:sz w:val="24"/>
          <w:szCs w:val="24"/>
        </w:rPr>
        <w:t xml:space="preserve">In both </w:t>
      </w:r>
      <w:r w:rsidR="00E853D5" w:rsidRPr="000D140D">
        <w:rPr>
          <w:rFonts w:cstheme="minorHAnsi"/>
          <w:sz w:val="24"/>
          <w:szCs w:val="24"/>
        </w:rPr>
        <w:t>of these studies</w:t>
      </w:r>
      <w:r w:rsidR="00947CDE" w:rsidRPr="000D140D">
        <w:rPr>
          <w:rFonts w:cstheme="minorHAnsi"/>
          <w:sz w:val="24"/>
          <w:szCs w:val="24"/>
        </w:rPr>
        <w:t xml:space="preserve">, </w:t>
      </w:r>
      <w:r w:rsidR="007676C3" w:rsidRPr="000D140D">
        <w:rPr>
          <w:rFonts w:cstheme="minorHAnsi"/>
          <w:sz w:val="24"/>
          <w:szCs w:val="24"/>
        </w:rPr>
        <w:t>sites and assemblages with different chronological placement were pooled</w:t>
      </w:r>
      <w:r w:rsidR="00E853D5" w:rsidRPr="000D140D">
        <w:rPr>
          <w:rFonts w:cstheme="minorHAnsi"/>
          <w:sz w:val="24"/>
          <w:szCs w:val="24"/>
        </w:rPr>
        <w:t xml:space="preserve">, and in the case of the Toll et al. </w:t>
      </w:r>
      <w:r w:rsidR="00523F22" w:rsidRPr="000D140D">
        <w:rPr>
          <w:rFonts w:cstheme="minorHAnsi"/>
          <w:sz w:val="24"/>
          <w:szCs w:val="24"/>
        </w:rPr>
        <w:t xml:space="preserve">analysis, only two sites from Chaco </w:t>
      </w:r>
      <w:commentRangeEnd w:id="4"/>
      <w:r w:rsidR="0007473B">
        <w:rPr>
          <w:rStyle w:val="CommentReference"/>
        </w:rPr>
        <w:commentReference w:id="4"/>
      </w:r>
      <w:r w:rsidR="00523F22" w:rsidRPr="000D140D">
        <w:rPr>
          <w:rFonts w:cstheme="minorHAnsi"/>
          <w:sz w:val="24"/>
          <w:szCs w:val="24"/>
        </w:rPr>
        <w:t xml:space="preserve">Canyon were included—the great house of Pueblo Alto and </w:t>
      </w:r>
      <w:r w:rsidR="0098183F">
        <w:rPr>
          <w:rFonts w:cstheme="minorHAnsi"/>
          <w:sz w:val="24"/>
          <w:szCs w:val="24"/>
        </w:rPr>
        <w:t>one</w:t>
      </w:r>
      <w:r w:rsidR="00523F22" w:rsidRPr="000D140D">
        <w:rPr>
          <w:rFonts w:cstheme="minorHAnsi"/>
          <w:sz w:val="24"/>
          <w:szCs w:val="24"/>
        </w:rPr>
        <w:t xml:space="preserve"> small house </w:t>
      </w:r>
      <w:r w:rsidR="0098183F">
        <w:rPr>
          <w:rFonts w:cstheme="minorHAnsi"/>
          <w:sz w:val="24"/>
          <w:szCs w:val="24"/>
        </w:rPr>
        <w:t>(</w:t>
      </w:r>
      <w:r w:rsidR="00523F22" w:rsidRPr="000D140D">
        <w:rPr>
          <w:rFonts w:cstheme="minorHAnsi"/>
          <w:sz w:val="24"/>
          <w:szCs w:val="24"/>
        </w:rPr>
        <w:t>29SJ627</w:t>
      </w:r>
      <w:r w:rsidR="0098183F">
        <w:rPr>
          <w:rFonts w:cstheme="minorHAnsi"/>
          <w:sz w:val="24"/>
          <w:szCs w:val="24"/>
        </w:rPr>
        <w:t>)</w:t>
      </w:r>
      <w:r w:rsidR="00523F22" w:rsidRPr="000D140D">
        <w:rPr>
          <w:rFonts w:cstheme="minorHAnsi"/>
          <w:sz w:val="24"/>
          <w:szCs w:val="24"/>
        </w:rPr>
        <w:t xml:space="preserve">. </w:t>
      </w:r>
    </w:p>
    <w:p w14:paraId="5DAB6C7B" w14:textId="594D6D56" w:rsidR="00A2654B" w:rsidRPr="000D140D" w:rsidRDefault="00680606" w:rsidP="007A19CB">
      <w:pPr>
        <w:pStyle w:val="NoSpacing"/>
        <w:ind w:firstLine="720"/>
        <w:rPr>
          <w:rFonts w:cstheme="minorHAnsi"/>
          <w:sz w:val="24"/>
          <w:szCs w:val="24"/>
        </w:rPr>
      </w:pPr>
      <w:r w:rsidRPr="000D140D">
        <w:rPr>
          <w:rFonts w:cstheme="minorHAnsi"/>
          <w:sz w:val="24"/>
          <w:szCs w:val="24"/>
        </w:rPr>
        <w:t xml:space="preserve">The </w:t>
      </w:r>
      <w:r w:rsidR="000F67A4" w:rsidRPr="000D140D">
        <w:rPr>
          <w:rFonts w:cstheme="minorHAnsi"/>
          <w:sz w:val="24"/>
          <w:szCs w:val="24"/>
        </w:rPr>
        <w:t xml:space="preserve">increasing availability of regional databases, particularly the Chaco Social Networks database used in this study, </w:t>
      </w:r>
      <w:r w:rsidR="00E2173E" w:rsidRPr="000D140D">
        <w:rPr>
          <w:rFonts w:cstheme="minorHAnsi"/>
          <w:sz w:val="24"/>
          <w:szCs w:val="24"/>
        </w:rPr>
        <w:t xml:space="preserve">now </w:t>
      </w:r>
      <w:r w:rsidR="00E41FE1" w:rsidRPr="000D140D">
        <w:rPr>
          <w:rFonts w:cstheme="minorHAnsi"/>
          <w:sz w:val="24"/>
          <w:szCs w:val="24"/>
        </w:rPr>
        <w:t>allows us to address</w:t>
      </w:r>
      <w:r w:rsidR="000B504F" w:rsidRPr="000D140D">
        <w:rPr>
          <w:rFonts w:cstheme="minorHAnsi"/>
          <w:sz w:val="24"/>
          <w:szCs w:val="24"/>
        </w:rPr>
        <w:t xml:space="preserve"> </w:t>
      </w:r>
      <w:r w:rsidRPr="000D140D">
        <w:rPr>
          <w:rFonts w:cstheme="minorHAnsi"/>
          <w:sz w:val="24"/>
          <w:szCs w:val="24"/>
        </w:rPr>
        <w:t xml:space="preserve">the distribution of </w:t>
      </w:r>
      <w:r w:rsidR="000F67A4" w:rsidRPr="000D140D">
        <w:rPr>
          <w:rFonts w:cstheme="minorHAnsi"/>
          <w:sz w:val="24"/>
          <w:szCs w:val="24"/>
        </w:rPr>
        <w:t>Dogoszhi</w:t>
      </w:r>
      <w:r w:rsidR="002C331E" w:rsidRPr="000D140D">
        <w:rPr>
          <w:rFonts w:cstheme="minorHAnsi"/>
          <w:sz w:val="24"/>
          <w:szCs w:val="24"/>
        </w:rPr>
        <w:t>-s</w:t>
      </w:r>
      <w:r w:rsidR="000F67A4" w:rsidRPr="000D140D">
        <w:rPr>
          <w:rFonts w:cstheme="minorHAnsi"/>
          <w:sz w:val="24"/>
          <w:szCs w:val="24"/>
        </w:rPr>
        <w:t xml:space="preserve">tyle </w:t>
      </w:r>
      <w:r w:rsidR="00E2173E" w:rsidRPr="000D140D">
        <w:rPr>
          <w:rFonts w:cstheme="minorHAnsi"/>
          <w:sz w:val="24"/>
          <w:szCs w:val="24"/>
        </w:rPr>
        <w:t xml:space="preserve">at the macro-scale of </w:t>
      </w:r>
      <w:r w:rsidR="000F67A4" w:rsidRPr="000D140D">
        <w:rPr>
          <w:rFonts w:cstheme="minorHAnsi"/>
          <w:sz w:val="24"/>
          <w:szCs w:val="24"/>
        </w:rPr>
        <w:t xml:space="preserve">the </w:t>
      </w:r>
      <w:r w:rsidR="00E2173E" w:rsidRPr="000D140D">
        <w:rPr>
          <w:rFonts w:cstheme="minorHAnsi"/>
          <w:sz w:val="24"/>
          <w:szCs w:val="24"/>
        </w:rPr>
        <w:t>entire Chaco World</w:t>
      </w:r>
      <w:r w:rsidR="00925812" w:rsidRPr="000D140D">
        <w:rPr>
          <w:rFonts w:cstheme="minorHAnsi"/>
          <w:sz w:val="24"/>
          <w:szCs w:val="24"/>
        </w:rPr>
        <w:t xml:space="preserve">. We look at a </w:t>
      </w:r>
      <w:r w:rsidR="00A2654B" w:rsidRPr="000D140D">
        <w:rPr>
          <w:rFonts w:cstheme="minorHAnsi"/>
          <w:sz w:val="24"/>
          <w:szCs w:val="24"/>
        </w:rPr>
        <w:t>large samp</w:t>
      </w:r>
      <w:r w:rsidR="00925812" w:rsidRPr="000D140D">
        <w:rPr>
          <w:rFonts w:cstheme="minorHAnsi"/>
          <w:sz w:val="24"/>
          <w:szCs w:val="24"/>
        </w:rPr>
        <w:t>le</w:t>
      </w:r>
      <w:r w:rsidR="00A2654B" w:rsidRPr="000D140D">
        <w:rPr>
          <w:rFonts w:cstheme="minorHAnsi"/>
          <w:sz w:val="24"/>
          <w:szCs w:val="24"/>
        </w:rPr>
        <w:t xml:space="preserve"> of ceramics from great house</w:t>
      </w:r>
      <w:r w:rsidR="000B504F" w:rsidRPr="000D140D">
        <w:rPr>
          <w:rFonts w:cstheme="minorHAnsi"/>
          <w:sz w:val="24"/>
          <w:szCs w:val="24"/>
        </w:rPr>
        <w:t>s</w:t>
      </w:r>
      <w:r w:rsidR="00A2654B" w:rsidRPr="000D140D">
        <w:rPr>
          <w:rFonts w:cstheme="minorHAnsi"/>
          <w:sz w:val="24"/>
          <w:szCs w:val="24"/>
        </w:rPr>
        <w:t xml:space="preserve"> </w:t>
      </w:r>
      <w:r w:rsidR="00925812" w:rsidRPr="000D140D">
        <w:rPr>
          <w:rFonts w:cstheme="minorHAnsi"/>
          <w:sz w:val="24"/>
          <w:szCs w:val="24"/>
        </w:rPr>
        <w:t>and great kivas</w:t>
      </w:r>
      <w:r w:rsidR="00E41FE1" w:rsidRPr="000D140D">
        <w:rPr>
          <w:rFonts w:cstheme="minorHAnsi"/>
          <w:sz w:val="24"/>
          <w:szCs w:val="24"/>
        </w:rPr>
        <w:t xml:space="preserve"> as well as a group of outlier communities that includes </w:t>
      </w:r>
      <w:r w:rsidR="000B504F" w:rsidRPr="000D140D">
        <w:rPr>
          <w:rFonts w:cstheme="minorHAnsi"/>
          <w:sz w:val="24"/>
          <w:szCs w:val="24"/>
        </w:rPr>
        <w:t xml:space="preserve">both </w:t>
      </w:r>
      <w:r w:rsidR="00E41FE1" w:rsidRPr="000D140D">
        <w:rPr>
          <w:rFonts w:cstheme="minorHAnsi"/>
          <w:sz w:val="24"/>
          <w:szCs w:val="24"/>
        </w:rPr>
        <w:t>great and small houses</w:t>
      </w:r>
      <w:r w:rsidR="00925812" w:rsidRPr="000D140D">
        <w:rPr>
          <w:rFonts w:cstheme="minorHAnsi"/>
          <w:sz w:val="24"/>
          <w:szCs w:val="24"/>
        </w:rPr>
        <w:t xml:space="preserve">. </w:t>
      </w:r>
      <w:r w:rsidR="007676C3" w:rsidRPr="000D140D">
        <w:rPr>
          <w:rFonts w:cstheme="minorHAnsi"/>
          <w:sz w:val="24"/>
          <w:szCs w:val="24"/>
        </w:rPr>
        <w:t xml:space="preserve">We employ a consistent chronological tool, based on the dating of individual </w:t>
      </w:r>
      <w:proofErr w:type="gramStart"/>
      <w:r w:rsidR="007676C3" w:rsidRPr="000D140D">
        <w:rPr>
          <w:rFonts w:cstheme="minorHAnsi"/>
          <w:sz w:val="24"/>
          <w:szCs w:val="24"/>
        </w:rPr>
        <w:lastRenderedPageBreak/>
        <w:t>types</w:t>
      </w:r>
      <w:proofErr w:type="gramEnd"/>
      <w:r w:rsidR="007676C3" w:rsidRPr="000D140D">
        <w:rPr>
          <w:rFonts w:cstheme="minorHAnsi"/>
          <w:sz w:val="24"/>
          <w:szCs w:val="24"/>
        </w:rPr>
        <w:t xml:space="preserve"> and divide </w:t>
      </w:r>
      <w:commentRangeStart w:id="5"/>
      <w:commentRangeStart w:id="6"/>
      <w:r w:rsidR="00523F22" w:rsidRPr="000D140D">
        <w:rPr>
          <w:rFonts w:cstheme="minorHAnsi"/>
          <w:sz w:val="24"/>
          <w:szCs w:val="24"/>
        </w:rPr>
        <w:t xml:space="preserve">each assemblage </w:t>
      </w:r>
      <w:r w:rsidR="007676C3" w:rsidRPr="000D140D">
        <w:rPr>
          <w:rFonts w:cstheme="minorHAnsi"/>
          <w:sz w:val="24"/>
          <w:szCs w:val="24"/>
        </w:rPr>
        <w:t xml:space="preserve">into 50-year intervals (Roberts et al. </w:t>
      </w:r>
      <w:r w:rsidR="00C96787" w:rsidRPr="000D140D">
        <w:rPr>
          <w:rFonts w:cstheme="minorHAnsi"/>
          <w:sz w:val="24"/>
          <w:szCs w:val="24"/>
        </w:rPr>
        <w:t>2012)</w:t>
      </w:r>
      <w:commentRangeEnd w:id="5"/>
      <w:r w:rsidR="009B3CFE">
        <w:rPr>
          <w:rStyle w:val="CommentReference"/>
        </w:rPr>
        <w:commentReference w:id="5"/>
      </w:r>
      <w:commentRangeEnd w:id="6"/>
      <w:r w:rsidR="00AD6797">
        <w:rPr>
          <w:rStyle w:val="CommentReference"/>
        </w:rPr>
        <w:commentReference w:id="6"/>
      </w:r>
      <w:r w:rsidR="007676C3" w:rsidRPr="000D140D">
        <w:rPr>
          <w:rFonts w:cstheme="minorHAnsi"/>
          <w:sz w:val="24"/>
          <w:szCs w:val="24"/>
        </w:rPr>
        <w:t xml:space="preserve">. </w:t>
      </w:r>
      <w:r w:rsidR="00925812" w:rsidRPr="000D140D">
        <w:rPr>
          <w:rFonts w:cstheme="minorHAnsi"/>
          <w:sz w:val="24"/>
          <w:szCs w:val="24"/>
        </w:rPr>
        <w:t>If</w:t>
      </w:r>
      <w:r w:rsidR="000B504F" w:rsidRPr="000D140D">
        <w:rPr>
          <w:rFonts w:cstheme="minorHAnsi"/>
          <w:sz w:val="24"/>
          <w:szCs w:val="24"/>
        </w:rPr>
        <w:t xml:space="preserve"> </w:t>
      </w:r>
      <w:r w:rsidR="002C331E" w:rsidRPr="000D140D">
        <w:rPr>
          <w:rFonts w:cstheme="minorHAnsi"/>
          <w:sz w:val="24"/>
          <w:szCs w:val="24"/>
        </w:rPr>
        <w:t>Dogoszhi-s</w:t>
      </w:r>
      <w:r w:rsidR="00E148B4" w:rsidRPr="000D140D">
        <w:rPr>
          <w:rFonts w:cstheme="minorHAnsi"/>
          <w:sz w:val="24"/>
          <w:szCs w:val="24"/>
        </w:rPr>
        <w:t xml:space="preserve">tyle ceramics were a component of </w:t>
      </w:r>
      <w:r w:rsidR="000B504F" w:rsidRPr="000D140D">
        <w:rPr>
          <w:rFonts w:cstheme="minorHAnsi"/>
          <w:sz w:val="24"/>
          <w:szCs w:val="24"/>
        </w:rPr>
        <w:t xml:space="preserve">an </w:t>
      </w:r>
      <w:r w:rsidR="00925812" w:rsidRPr="000D140D">
        <w:rPr>
          <w:rFonts w:cstheme="minorHAnsi"/>
          <w:sz w:val="24"/>
          <w:szCs w:val="24"/>
        </w:rPr>
        <w:t>elite style</w:t>
      </w:r>
      <w:r w:rsidR="000B504F" w:rsidRPr="000D140D">
        <w:rPr>
          <w:rFonts w:cstheme="minorHAnsi"/>
          <w:sz w:val="24"/>
          <w:szCs w:val="24"/>
        </w:rPr>
        <w:t>,</w:t>
      </w:r>
      <w:r w:rsidR="00925812" w:rsidRPr="000D140D">
        <w:rPr>
          <w:rFonts w:cstheme="minorHAnsi"/>
          <w:sz w:val="24"/>
          <w:szCs w:val="24"/>
        </w:rPr>
        <w:t xml:space="preserve"> they should be differentially distributed</w:t>
      </w:r>
      <w:r w:rsidR="000B504F" w:rsidRPr="000D140D">
        <w:rPr>
          <w:rFonts w:cstheme="minorHAnsi"/>
          <w:sz w:val="24"/>
          <w:szCs w:val="24"/>
        </w:rPr>
        <w:t xml:space="preserve"> </w:t>
      </w:r>
      <w:r w:rsidR="00840053" w:rsidRPr="000D140D">
        <w:rPr>
          <w:rFonts w:cstheme="minorHAnsi"/>
          <w:sz w:val="24"/>
          <w:szCs w:val="24"/>
        </w:rPr>
        <w:t>across the Chaco World</w:t>
      </w:r>
      <w:r w:rsidR="000B504F" w:rsidRPr="000D140D">
        <w:rPr>
          <w:rFonts w:cstheme="minorHAnsi"/>
          <w:sz w:val="24"/>
          <w:szCs w:val="24"/>
        </w:rPr>
        <w:t>.</w:t>
      </w:r>
      <w:r w:rsidR="00E148B4" w:rsidRPr="000D140D">
        <w:rPr>
          <w:rFonts w:cstheme="minorHAnsi"/>
          <w:sz w:val="24"/>
          <w:szCs w:val="24"/>
        </w:rPr>
        <w:t xml:space="preserve"> </w:t>
      </w:r>
      <w:r w:rsidR="000B504F" w:rsidRPr="000D140D">
        <w:rPr>
          <w:rFonts w:cstheme="minorHAnsi"/>
          <w:sz w:val="24"/>
          <w:szCs w:val="24"/>
        </w:rPr>
        <w:t>I</w:t>
      </w:r>
      <w:r w:rsidR="00E148B4" w:rsidRPr="000D140D">
        <w:rPr>
          <w:rFonts w:cstheme="minorHAnsi"/>
          <w:sz w:val="24"/>
          <w:szCs w:val="24"/>
        </w:rPr>
        <w:t>n particular</w:t>
      </w:r>
      <w:r w:rsidR="000B504F" w:rsidRPr="000D140D">
        <w:rPr>
          <w:rFonts w:cstheme="minorHAnsi"/>
          <w:sz w:val="24"/>
          <w:szCs w:val="24"/>
        </w:rPr>
        <w:t>,</w:t>
      </w:r>
      <w:r w:rsidR="00925812" w:rsidRPr="000D140D">
        <w:rPr>
          <w:rFonts w:cstheme="minorHAnsi"/>
          <w:sz w:val="24"/>
          <w:szCs w:val="24"/>
        </w:rPr>
        <w:t xml:space="preserve"> they should be found in higher proportions in contexts associated with elite activities (including residence or ceremony) relative to non-elite </w:t>
      </w:r>
      <w:r w:rsidR="00860735" w:rsidRPr="000D140D">
        <w:rPr>
          <w:rFonts w:cstheme="minorHAnsi"/>
          <w:sz w:val="24"/>
          <w:szCs w:val="24"/>
        </w:rPr>
        <w:t>contexts</w:t>
      </w:r>
      <w:r w:rsidR="00126F87" w:rsidRPr="000D140D">
        <w:rPr>
          <w:rFonts w:cstheme="minorHAnsi"/>
          <w:sz w:val="24"/>
          <w:szCs w:val="24"/>
        </w:rPr>
        <w:t xml:space="preserve">, and also </w:t>
      </w:r>
      <w:r w:rsidR="001535A4" w:rsidRPr="000D140D">
        <w:rPr>
          <w:rFonts w:cstheme="minorHAnsi"/>
          <w:sz w:val="24"/>
          <w:szCs w:val="24"/>
        </w:rPr>
        <w:t xml:space="preserve">in greater proportions </w:t>
      </w:r>
      <w:r w:rsidR="00126F87" w:rsidRPr="000D140D">
        <w:rPr>
          <w:rFonts w:cstheme="minorHAnsi"/>
          <w:sz w:val="24"/>
          <w:szCs w:val="24"/>
        </w:rPr>
        <w:t xml:space="preserve">at great houses and great kivas in central Chaco over </w:t>
      </w:r>
      <w:r w:rsidR="00F8789D" w:rsidRPr="000D140D">
        <w:rPr>
          <w:rFonts w:cstheme="minorHAnsi"/>
          <w:sz w:val="24"/>
          <w:szCs w:val="24"/>
        </w:rPr>
        <w:t>more distant</w:t>
      </w:r>
      <w:r w:rsidR="00126F87" w:rsidRPr="000D140D">
        <w:rPr>
          <w:rFonts w:cstheme="minorHAnsi"/>
          <w:sz w:val="24"/>
          <w:szCs w:val="24"/>
        </w:rPr>
        <w:t xml:space="preserve"> outliers</w:t>
      </w:r>
      <w:r w:rsidR="00860735" w:rsidRPr="000D140D">
        <w:rPr>
          <w:rFonts w:cstheme="minorHAnsi"/>
          <w:sz w:val="24"/>
          <w:szCs w:val="24"/>
        </w:rPr>
        <w:t>. This should be true</w:t>
      </w:r>
      <w:r w:rsidR="00925812" w:rsidRPr="000D140D">
        <w:rPr>
          <w:rFonts w:cstheme="minorHAnsi"/>
          <w:sz w:val="24"/>
          <w:szCs w:val="24"/>
        </w:rPr>
        <w:t xml:space="preserve"> at </w:t>
      </w:r>
      <w:r w:rsidR="000B504F" w:rsidRPr="000D140D">
        <w:rPr>
          <w:rFonts w:cstheme="minorHAnsi"/>
          <w:sz w:val="24"/>
          <w:szCs w:val="24"/>
        </w:rPr>
        <w:t xml:space="preserve">both </w:t>
      </w:r>
      <w:r w:rsidR="00925812" w:rsidRPr="000D140D">
        <w:rPr>
          <w:rFonts w:cstheme="minorHAnsi"/>
          <w:sz w:val="24"/>
          <w:szCs w:val="24"/>
        </w:rPr>
        <w:t xml:space="preserve">the </w:t>
      </w:r>
      <w:r w:rsidR="00126F87" w:rsidRPr="000D140D">
        <w:rPr>
          <w:rFonts w:cstheme="minorHAnsi"/>
          <w:sz w:val="24"/>
          <w:szCs w:val="24"/>
        </w:rPr>
        <w:t xml:space="preserve">community </w:t>
      </w:r>
      <w:r w:rsidR="00925812" w:rsidRPr="000D140D">
        <w:rPr>
          <w:rFonts w:cstheme="minorHAnsi"/>
          <w:sz w:val="24"/>
          <w:szCs w:val="24"/>
        </w:rPr>
        <w:t>and regional scale</w:t>
      </w:r>
      <w:r w:rsidR="00126F87" w:rsidRPr="000D140D">
        <w:rPr>
          <w:rFonts w:cstheme="minorHAnsi"/>
          <w:sz w:val="24"/>
          <w:szCs w:val="24"/>
        </w:rPr>
        <w:t>s</w:t>
      </w:r>
      <w:r w:rsidR="00925812" w:rsidRPr="000D140D">
        <w:rPr>
          <w:rFonts w:cstheme="minorHAnsi"/>
          <w:sz w:val="24"/>
          <w:szCs w:val="24"/>
        </w:rPr>
        <w:t>, with a higher proportion of elite g</w:t>
      </w:r>
      <w:r w:rsidR="00E41FE1" w:rsidRPr="000D140D">
        <w:rPr>
          <w:rFonts w:cstheme="minorHAnsi"/>
          <w:sz w:val="24"/>
          <w:szCs w:val="24"/>
        </w:rPr>
        <w:t xml:space="preserve">oods at </w:t>
      </w:r>
      <w:r w:rsidR="00737520" w:rsidRPr="000D140D">
        <w:rPr>
          <w:rFonts w:cstheme="minorHAnsi"/>
          <w:sz w:val="24"/>
          <w:szCs w:val="24"/>
        </w:rPr>
        <w:t xml:space="preserve">socially prominent </w:t>
      </w:r>
      <w:r w:rsidR="00E41FE1" w:rsidRPr="000D140D">
        <w:rPr>
          <w:rFonts w:cstheme="minorHAnsi"/>
          <w:sz w:val="24"/>
          <w:szCs w:val="24"/>
        </w:rPr>
        <w:t>sites within the</w:t>
      </w:r>
      <w:r w:rsidR="00925812" w:rsidRPr="000D140D">
        <w:rPr>
          <w:rFonts w:cstheme="minorHAnsi"/>
          <w:sz w:val="24"/>
          <w:szCs w:val="24"/>
        </w:rPr>
        <w:t xml:space="preserve"> settlement </w:t>
      </w:r>
      <w:r w:rsidR="00E148B4" w:rsidRPr="000D140D">
        <w:rPr>
          <w:rFonts w:cstheme="minorHAnsi"/>
          <w:sz w:val="24"/>
          <w:szCs w:val="24"/>
        </w:rPr>
        <w:t>system</w:t>
      </w:r>
      <w:r w:rsidR="00925812" w:rsidRPr="000D140D">
        <w:rPr>
          <w:rFonts w:cstheme="minorHAnsi"/>
          <w:sz w:val="24"/>
          <w:szCs w:val="24"/>
        </w:rPr>
        <w:t xml:space="preserve"> relative to less </w:t>
      </w:r>
      <w:r w:rsidR="00737520" w:rsidRPr="000D140D">
        <w:rPr>
          <w:rFonts w:cstheme="minorHAnsi"/>
          <w:sz w:val="24"/>
          <w:szCs w:val="24"/>
        </w:rPr>
        <w:t xml:space="preserve">prominent </w:t>
      </w:r>
      <w:r w:rsidR="00925812" w:rsidRPr="000D140D">
        <w:rPr>
          <w:rFonts w:cstheme="minorHAnsi"/>
          <w:sz w:val="24"/>
          <w:szCs w:val="24"/>
        </w:rPr>
        <w:t>sites (</w:t>
      </w:r>
      <w:proofErr w:type="spellStart"/>
      <w:r w:rsidR="00925812" w:rsidRPr="000D140D">
        <w:rPr>
          <w:rFonts w:cstheme="minorHAnsi"/>
          <w:sz w:val="24"/>
          <w:szCs w:val="24"/>
        </w:rPr>
        <w:t>Neitzel</w:t>
      </w:r>
      <w:proofErr w:type="spellEnd"/>
      <w:r w:rsidR="00925812" w:rsidRPr="000D140D">
        <w:rPr>
          <w:rFonts w:cstheme="minorHAnsi"/>
          <w:sz w:val="24"/>
          <w:szCs w:val="24"/>
        </w:rPr>
        <w:t xml:space="preserve"> 1995:397). </w:t>
      </w:r>
      <w:r w:rsidR="00126F87" w:rsidRPr="000D140D">
        <w:rPr>
          <w:rFonts w:cstheme="minorHAnsi"/>
          <w:sz w:val="24"/>
          <w:szCs w:val="24"/>
        </w:rPr>
        <w:t xml:space="preserve">By </w:t>
      </w:r>
      <w:r w:rsidR="00F24E53" w:rsidRPr="000D140D">
        <w:rPr>
          <w:rFonts w:cstheme="minorHAnsi"/>
          <w:sz w:val="24"/>
          <w:szCs w:val="24"/>
        </w:rPr>
        <w:t xml:space="preserve">contrast, </w:t>
      </w:r>
      <w:r w:rsidR="00126F87" w:rsidRPr="000D140D">
        <w:rPr>
          <w:rFonts w:cstheme="minorHAnsi"/>
          <w:sz w:val="24"/>
          <w:szCs w:val="24"/>
        </w:rPr>
        <w:t xml:space="preserve">if </w:t>
      </w:r>
      <w:r w:rsidR="00F24E53" w:rsidRPr="000D140D">
        <w:rPr>
          <w:rFonts w:cstheme="minorHAnsi"/>
          <w:sz w:val="24"/>
          <w:szCs w:val="24"/>
        </w:rPr>
        <w:t xml:space="preserve">Dogoszhi-style ceramics </w:t>
      </w:r>
      <w:r w:rsidR="00126F87" w:rsidRPr="000D140D">
        <w:rPr>
          <w:rFonts w:cstheme="minorHAnsi"/>
          <w:sz w:val="24"/>
          <w:szCs w:val="24"/>
        </w:rPr>
        <w:t xml:space="preserve">were </w:t>
      </w:r>
      <w:r w:rsidR="00F24E53" w:rsidRPr="000D140D">
        <w:rPr>
          <w:rFonts w:cstheme="minorHAnsi"/>
          <w:sz w:val="24"/>
          <w:szCs w:val="24"/>
        </w:rPr>
        <w:t>marker</w:t>
      </w:r>
      <w:r w:rsidR="00126F87" w:rsidRPr="000D140D">
        <w:rPr>
          <w:rFonts w:cstheme="minorHAnsi"/>
          <w:sz w:val="24"/>
          <w:szCs w:val="24"/>
        </w:rPr>
        <w:t>s</w:t>
      </w:r>
      <w:r w:rsidR="00F24E53" w:rsidRPr="000D140D">
        <w:rPr>
          <w:rFonts w:cstheme="minorHAnsi"/>
          <w:sz w:val="24"/>
          <w:szCs w:val="24"/>
        </w:rPr>
        <w:t xml:space="preserve"> of membership</w:t>
      </w:r>
      <w:r w:rsidR="00E50AE5" w:rsidRPr="000D140D">
        <w:rPr>
          <w:rFonts w:cstheme="minorHAnsi"/>
          <w:sz w:val="24"/>
          <w:szCs w:val="24"/>
        </w:rPr>
        <w:t xml:space="preserve"> in the broader Chaco World, they</w:t>
      </w:r>
      <w:r w:rsidR="00F24E53" w:rsidRPr="000D140D">
        <w:rPr>
          <w:rFonts w:cstheme="minorHAnsi"/>
          <w:sz w:val="24"/>
          <w:szCs w:val="24"/>
        </w:rPr>
        <w:t xml:space="preserve"> should be distributed relatively homogenously across the </w:t>
      </w:r>
      <w:r w:rsidR="00E50AE5" w:rsidRPr="000D140D">
        <w:rPr>
          <w:rFonts w:cstheme="minorHAnsi"/>
          <w:sz w:val="24"/>
          <w:szCs w:val="24"/>
        </w:rPr>
        <w:t>entire region</w:t>
      </w:r>
      <w:r w:rsidR="00F24E53" w:rsidRPr="000D140D">
        <w:rPr>
          <w:rFonts w:cstheme="minorHAnsi"/>
          <w:sz w:val="24"/>
          <w:szCs w:val="24"/>
        </w:rPr>
        <w:t xml:space="preserve"> with sharp boundaries marking edges with other </w:t>
      </w:r>
      <w:r w:rsidR="00E50AE5" w:rsidRPr="000D140D">
        <w:rPr>
          <w:rFonts w:cstheme="minorHAnsi"/>
          <w:sz w:val="24"/>
          <w:szCs w:val="24"/>
        </w:rPr>
        <w:t>regions</w:t>
      </w:r>
      <w:r w:rsidR="00F24E53" w:rsidRPr="000D140D">
        <w:rPr>
          <w:rFonts w:cstheme="minorHAnsi"/>
          <w:sz w:val="24"/>
          <w:szCs w:val="24"/>
        </w:rPr>
        <w:t xml:space="preserve"> (</w:t>
      </w:r>
      <w:proofErr w:type="spellStart"/>
      <w:r w:rsidR="00F24E53" w:rsidRPr="000D140D">
        <w:rPr>
          <w:rFonts w:cstheme="minorHAnsi"/>
          <w:sz w:val="24"/>
          <w:szCs w:val="24"/>
        </w:rPr>
        <w:t>Neitzel</w:t>
      </w:r>
      <w:proofErr w:type="spellEnd"/>
      <w:r w:rsidR="00F24E53" w:rsidRPr="000D140D">
        <w:rPr>
          <w:rFonts w:cstheme="minorHAnsi"/>
          <w:sz w:val="24"/>
          <w:szCs w:val="24"/>
        </w:rPr>
        <w:t xml:space="preserve"> 1995:397; </w:t>
      </w:r>
      <w:proofErr w:type="spellStart"/>
      <w:r w:rsidR="00F24E53" w:rsidRPr="000D140D">
        <w:rPr>
          <w:rFonts w:cstheme="minorHAnsi"/>
          <w:sz w:val="24"/>
          <w:szCs w:val="24"/>
        </w:rPr>
        <w:t>Plog</w:t>
      </w:r>
      <w:proofErr w:type="spellEnd"/>
      <w:r w:rsidR="00F24E53" w:rsidRPr="000D140D">
        <w:rPr>
          <w:rFonts w:cstheme="minorHAnsi"/>
          <w:sz w:val="24"/>
          <w:szCs w:val="24"/>
        </w:rPr>
        <w:t xml:space="preserve"> 1995:372</w:t>
      </w:r>
      <w:r w:rsidR="00523F22" w:rsidRPr="000D140D">
        <w:rPr>
          <w:rFonts w:cstheme="minorHAnsi"/>
          <w:sz w:val="24"/>
          <w:szCs w:val="24"/>
        </w:rPr>
        <w:t>; see Hegmon et al. 2020 for a southern Southwest example</w:t>
      </w:r>
      <w:r w:rsidR="00F24E53" w:rsidRPr="000D140D">
        <w:rPr>
          <w:rFonts w:cstheme="minorHAnsi"/>
          <w:sz w:val="24"/>
          <w:szCs w:val="24"/>
        </w:rPr>
        <w:t xml:space="preserve">). </w:t>
      </w:r>
      <w:r w:rsidR="00A97D22" w:rsidRPr="000D140D">
        <w:rPr>
          <w:rFonts w:cstheme="minorHAnsi"/>
          <w:sz w:val="24"/>
          <w:szCs w:val="24"/>
        </w:rPr>
        <w:t>In this study we look a</w:t>
      </w:r>
      <w:r w:rsidR="00F24E53" w:rsidRPr="000D140D">
        <w:rPr>
          <w:rFonts w:cstheme="minorHAnsi"/>
          <w:sz w:val="24"/>
          <w:szCs w:val="24"/>
        </w:rPr>
        <w:t>t the distribution of Dogoszhi-s</w:t>
      </w:r>
      <w:r w:rsidR="00A97D22" w:rsidRPr="000D140D">
        <w:rPr>
          <w:rFonts w:cstheme="minorHAnsi"/>
          <w:sz w:val="24"/>
          <w:szCs w:val="24"/>
        </w:rPr>
        <w:t xml:space="preserve">tyle over several chronological periods and </w:t>
      </w:r>
      <w:r w:rsidR="00E148B4" w:rsidRPr="000D140D">
        <w:rPr>
          <w:rFonts w:cstheme="minorHAnsi"/>
          <w:sz w:val="24"/>
          <w:szCs w:val="24"/>
        </w:rPr>
        <w:t>assess whether the</w:t>
      </w:r>
      <w:r w:rsidR="00F24E53" w:rsidRPr="000D140D">
        <w:rPr>
          <w:rFonts w:cstheme="minorHAnsi"/>
          <w:sz w:val="24"/>
          <w:szCs w:val="24"/>
        </w:rPr>
        <w:t xml:space="preserve"> distribution</w:t>
      </w:r>
      <w:r w:rsidR="00E148B4" w:rsidRPr="000D140D">
        <w:rPr>
          <w:rFonts w:cstheme="minorHAnsi"/>
          <w:sz w:val="24"/>
          <w:szCs w:val="24"/>
        </w:rPr>
        <w:t xml:space="preserve"> of the style</w:t>
      </w:r>
      <w:r w:rsidR="00F24E53" w:rsidRPr="000D140D">
        <w:rPr>
          <w:rFonts w:cstheme="minorHAnsi"/>
          <w:sz w:val="24"/>
          <w:szCs w:val="24"/>
        </w:rPr>
        <w:t xml:space="preserve"> is related to the size of the settlement</w:t>
      </w:r>
      <w:r w:rsidR="00523F22" w:rsidRPr="000D140D">
        <w:rPr>
          <w:rFonts w:cstheme="minorHAnsi"/>
          <w:sz w:val="24"/>
          <w:szCs w:val="24"/>
        </w:rPr>
        <w:t xml:space="preserve">, </w:t>
      </w:r>
      <w:r w:rsidR="00A97D22" w:rsidRPr="000D140D">
        <w:rPr>
          <w:rFonts w:cstheme="minorHAnsi"/>
          <w:sz w:val="24"/>
          <w:szCs w:val="24"/>
        </w:rPr>
        <w:t>the importance of the settlement in term</w:t>
      </w:r>
      <w:r w:rsidR="001F24F9" w:rsidRPr="000D140D">
        <w:rPr>
          <w:rFonts w:cstheme="minorHAnsi"/>
          <w:sz w:val="24"/>
          <w:szCs w:val="24"/>
        </w:rPr>
        <w:t xml:space="preserve">s of </w:t>
      </w:r>
      <w:r w:rsidR="002301CF" w:rsidRPr="000D140D">
        <w:rPr>
          <w:rFonts w:cstheme="minorHAnsi"/>
          <w:sz w:val="24"/>
          <w:szCs w:val="24"/>
        </w:rPr>
        <w:t>its</w:t>
      </w:r>
      <w:r w:rsidR="001F24F9" w:rsidRPr="000D140D">
        <w:rPr>
          <w:rFonts w:cstheme="minorHAnsi"/>
          <w:sz w:val="24"/>
          <w:szCs w:val="24"/>
        </w:rPr>
        <w:t xml:space="preserve"> centrality or position within the overall network</w:t>
      </w:r>
      <w:r w:rsidR="00523F22" w:rsidRPr="000D140D">
        <w:rPr>
          <w:rFonts w:cstheme="minorHAnsi"/>
          <w:sz w:val="24"/>
          <w:szCs w:val="24"/>
        </w:rPr>
        <w:t>, and the distribution of the style within and outside Chaco Canyon</w:t>
      </w:r>
      <w:r w:rsidR="00F24E53" w:rsidRPr="000D140D">
        <w:rPr>
          <w:rFonts w:cstheme="minorHAnsi"/>
          <w:sz w:val="24"/>
          <w:szCs w:val="24"/>
        </w:rPr>
        <w:t>. We also examine the overall homogeneity or heterogeneity of the distribution of Dogoszhi-style ceramics</w:t>
      </w:r>
      <w:r w:rsidR="00E50AE5" w:rsidRPr="000D140D">
        <w:rPr>
          <w:rFonts w:cstheme="minorHAnsi"/>
          <w:sz w:val="24"/>
          <w:szCs w:val="24"/>
        </w:rPr>
        <w:t xml:space="preserve"> within the broader Chaco World</w:t>
      </w:r>
      <w:r w:rsidR="00523F22" w:rsidRPr="000D140D">
        <w:rPr>
          <w:rFonts w:cstheme="minorHAnsi"/>
          <w:sz w:val="24"/>
          <w:szCs w:val="24"/>
        </w:rPr>
        <w:t xml:space="preserve"> in comparison to its </w:t>
      </w:r>
      <w:commentRangeStart w:id="7"/>
      <w:r w:rsidR="00523F22" w:rsidRPr="000D140D">
        <w:rPr>
          <w:rFonts w:cstheme="minorHAnsi"/>
          <w:sz w:val="24"/>
          <w:szCs w:val="24"/>
        </w:rPr>
        <w:t>predecessor</w:t>
      </w:r>
      <w:commentRangeEnd w:id="7"/>
      <w:r w:rsidR="009B3CFE">
        <w:rPr>
          <w:rStyle w:val="CommentReference"/>
        </w:rPr>
        <w:commentReference w:id="7"/>
      </w:r>
      <w:r w:rsidR="00523F22" w:rsidRPr="000D140D">
        <w:rPr>
          <w:rFonts w:cstheme="minorHAnsi"/>
          <w:sz w:val="24"/>
          <w:szCs w:val="24"/>
        </w:rPr>
        <w:t>, Black Mesa-style.</w:t>
      </w:r>
    </w:p>
    <w:p w14:paraId="02EB378F" w14:textId="0A685B1B" w:rsidR="006A3845" w:rsidRPr="000D140D" w:rsidRDefault="002642A1" w:rsidP="007A19CB">
      <w:pPr>
        <w:pStyle w:val="NoSpacing"/>
        <w:jc w:val="center"/>
        <w:rPr>
          <w:rFonts w:cstheme="minorHAnsi"/>
          <w:b/>
          <w:sz w:val="24"/>
          <w:szCs w:val="24"/>
        </w:rPr>
      </w:pPr>
      <w:r w:rsidRPr="000D140D">
        <w:rPr>
          <w:rFonts w:cstheme="minorHAnsi"/>
          <w:b/>
          <w:sz w:val="24"/>
          <w:szCs w:val="24"/>
        </w:rPr>
        <w:t>What is Do</w:t>
      </w:r>
      <w:r w:rsidR="002C331E" w:rsidRPr="000D140D">
        <w:rPr>
          <w:rFonts w:cstheme="minorHAnsi"/>
          <w:b/>
          <w:sz w:val="24"/>
          <w:szCs w:val="24"/>
        </w:rPr>
        <w:t>goszhi-s</w:t>
      </w:r>
      <w:r w:rsidRPr="000D140D">
        <w:rPr>
          <w:rFonts w:cstheme="minorHAnsi"/>
          <w:b/>
          <w:sz w:val="24"/>
          <w:szCs w:val="24"/>
        </w:rPr>
        <w:t>tyle?</w:t>
      </w:r>
    </w:p>
    <w:p w14:paraId="210830CE" w14:textId="1B5D6691" w:rsidR="002642A1" w:rsidRPr="000D140D" w:rsidRDefault="00247BC1" w:rsidP="009306C9">
      <w:pPr>
        <w:pStyle w:val="NoSpacing"/>
        <w:ind w:firstLine="720"/>
        <w:rPr>
          <w:rFonts w:cstheme="minorHAnsi"/>
          <w:sz w:val="24"/>
          <w:szCs w:val="24"/>
        </w:rPr>
      </w:pPr>
      <w:r w:rsidRPr="000D140D">
        <w:rPr>
          <w:rFonts w:cstheme="minorHAnsi"/>
          <w:sz w:val="24"/>
          <w:szCs w:val="24"/>
        </w:rPr>
        <w:t>On ceramic vessels</w:t>
      </w:r>
      <w:r w:rsidR="002C331E" w:rsidRPr="000D140D">
        <w:rPr>
          <w:rFonts w:cstheme="minorHAnsi"/>
          <w:sz w:val="24"/>
          <w:szCs w:val="24"/>
        </w:rPr>
        <w:t>, Dogoszhi-s</w:t>
      </w:r>
      <w:r w:rsidR="00894803" w:rsidRPr="000D140D">
        <w:rPr>
          <w:rFonts w:cstheme="minorHAnsi"/>
          <w:sz w:val="24"/>
          <w:szCs w:val="24"/>
        </w:rPr>
        <w:t xml:space="preserve">tyle </w:t>
      </w:r>
      <w:r w:rsidR="00E02CDD" w:rsidRPr="000D140D">
        <w:rPr>
          <w:rFonts w:cstheme="minorHAnsi"/>
          <w:sz w:val="24"/>
          <w:szCs w:val="24"/>
        </w:rPr>
        <w:t xml:space="preserve">is </w:t>
      </w:r>
      <w:r w:rsidR="00A557B6" w:rsidRPr="000D140D">
        <w:rPr>
          <w:rFonts w:cstheme="minorHAnsi"/>
          <w:sz w:val="24"/>
          <w:szCs w:val="24"/>
        </w:rPr>
        <w:t>found</w:t>
      </w:r>
      <w:r w:rsidR="00E02CDD" w:rsidRPr="000D140D">
        <w:rPr>
          <w:rFonts w:cstheme="minorHAnsi"/>
          <w:sz w:val="24"/>
          <w:szCs w:val="24"/>
        </w:rPr>
        <w:t xml:space="preserve"> across the northern Southwest</w:t>
      </w:r>
      <w:r w:rsidR="003C49C2" w:rsidRPr="000D140D">
        <w:rPr>
          <w:rFonts w:cstheme="minorHAnsi"/>
          <w:sz w:val="24"/>
          <w:szCs w:val="24"/>
        </w:rPr>
        <w:t xml:space="preserve"> </w:t>
      </w:r>
      <w:r w:rsidR="00A557B6" w:rsidRPr="000D140D">
        <w:rPr>
          <w:rFonts w:cstheme="minorHAnsi"/>
          <w:sz w:val="24"/>
          <w:szCs w:val="24"/>
        </w:rPr>
        <w:t xml:space="preserve">and </w:t>
      </w:r>
      <w:r w:rsidR="003C49C2" w:rsidRPr="000D140D">
        <w:rPr>
          <w:rFonts w:cstheme="minorHAnsi"/>
          <w:sz w:val="24"/>
          <w:szCs w:val="24"/>
        </w:rPr>
        <w:t xml:space="preserve">is especially prevalent </w:t>
      </w:r>
      <w:r w:rsidR="00E02CDD" w:rsidRPr="000D140D">
        <w:rPr>
          <w:rFonts w:cstheme="minorHAnsi"/>
          <w:sz w:val="24"/>
          <w:szCs w:val="24"/>
        </w:rPr>
        <w:t>during the Pueblo II</w:t>
      </w:r>
      <w:r w:rsidR="006A3845" w:rsidRPr="000D140D">
        <w:rPr>
          <w:rFonts w:cstheme="minorHAnsi"/>
          <w:sz w:val="24"/>
          <w:szCs w:val="24"/>
        </w:rPr>
        <w:t xml:space="preserve"> (A.D. 900</w:t>
      </w:r>
      <w:r w:rsidR="005A6541" w:rsidRPr="000D140D">
        <w:rPr>
          <w:rFonts w:cstheme="minorHAnsi"/>
          <w:sz w:val="24"/>
          <w:szCs w:val="24"/>
        </w:rPr>
        <w:t>–</w:t>
      </w:r>
      <w:r w:rsidR="006A3845" w:rsidRPr="000D140D">
        <w:rPr>
          <w:rFonts w:cstheme="minorHAnsi"/>
          <w:sz w:val="24"/>
          <w:szCs w:val="24"/>
        </w:rPr>
        <w:t>1150)</w:t>
      </w:r>
      <w:r w:rsidR="00E02CDD" w:rsidRPr="000D140D">
        <w:rPr>
          <w:rFonts w:cstheme="minorHAnsi"/>
          <w:sz w:val="24"/>
          <w:szCs w:val="24"/>
        </w:rPr>
        <w:t xml:space="preserve"> period. </w:t>
      </w:r>
      <w:r w:rsidR="00EF196F" w:rsidRPr="000D140D">
        <w:rPr>
          <w:rFonts w:cstheme="minorHAnsi"/>
          <w:sz w:val="24"/>
          <w:szCs w:val="24"/>
        </w:rPr>
        <w:t>In Chaco Canyon assemblages, it peaks in the century between A.D. 1020 a</w:t>
      </w:r>
      <w:r w:rsidR="003C49C2" w:rsidRPr="000D140D">
        <w:rPr>
          <w:rFonts w:cstheme="minorHAnsi"/>
          <w:sz w:val="24"/>
          <w:szCs w:val="24"/>
        </w:rPr>
        <w:t xml:space="preserve">nd 1120 (Toll and McKenna </w:t>
      </w:r>
      <w:proofErr w:type="gramStart"/>
      <w:r w:rsidR="003C49C2" w:rsidRPr="000D140D">
        <w:rPr>
          <w:rFonts w:cstheme="minorHAnsi"/>
          <w:sz w:val="24"/>
          <w:szCs w:val="24"/>
        </w:rPr>
        <w:t>1997:</w:t>
      </w:r>
      <w:r w:rsidR="00EF196F" w:rsidRPr="000D140D">
        <w:rPr>
          <w:rFonts w:cstheme="minorHAnsi"/>
          <w:sz w:val="24"/>
          <w:szCs w:val="24"/>
        </w:rPr>
        <w:t>Table</w:t>
      </w:r>
      <w:proofErr w:type="gramEnd"/>
      <w:r w:rsidR="00EF196F" w:rsidRPr="000D140D">
        <w:rPr>
          <w:rFonts w:cstheme="minorHAnsi"/>
          <w:sz w:val="24"/>
          <w:szCs w:val="24"/>
        </w:rPr>
        <w:t xml:space="preserve"> 2.11B)</w:t>
      </w:r>
      <w:r w:rsidR="006539E7" w:rsidRPr="000D140D">
        <w:rPr>
          <w:rFonts w:cstheme="minorHAnsi"/>
          <w:sz w:val="24"/>
          <w:szCs w:val="24"/>
        </w:rPr>
        <w:t>, which is also when the Chaco World reached its maximum extent (Mills et al. 2018)</w:t>
      </w:r>
      <w:r w:rsidR="00EF196F" w:rsidRPr="000D140D">
        <w:rPr>
          <w:rFonts w:cstheme="minorHAnsi"/>
          <w:sz w:val="24"/>
          <w:szCs w:val="24"/>
        </w:rPr>
        <w:t xml:space="preserve">. </w:t>
      </w:r>
      <w:r w:rsidR="00E02CDD" w:rsidRPr="000D140D">
        <w:rPr>
          <w:rFonts w:cstheme="minorHAnsi"/>
          <w:sz w:val="24"/>
          <w:szCs w:val="24"/>
        </w:rPr>
        <w:t>The style is characterized by an all-over design of rectilinear or curvilinear elements filled with parallel lines, or hachure (</w:t>
      </w:r>
      <w:r w:rsidR="001F3DCD" w:rsidRPr="000D140D">
        <w:rPr>
          <w:rFonts w:cstheme="minorHAnsi"/>
          <w:sz w:val="24"/>
          <w:szCs w:val="24"/>
          <w:highlight w:val="yellow"/>
        </w:rPr>
        <w:t>Figure 2</w:t>
      </w:r>
      <w:r w:rsidR="00E02CDD" w:rsidRPr="000D140D">
        <w:rPr>
          <w:rFonts w:cstheme="minorHAnsi"/>
          <w:sz w:val="24"/>
          <w:szCs w:val="24"/>
        </w:rPr>
        <w:t xml:space="preserve">). </w:t>
      </w:r>
      <w:r w:rsidR="002C331E" w:rsidRPr="000D140D">
        <w:rPr>
          <w:rFonts w:cstheme="minorHAnsi"/>
          <w:sz w:val="24"/>
          <w:szCs w:val="24"/>
        </w:rPr>
        <w:t>Dogoszhi-s</w:t>
      </w:r>
      <w:r w:rsidR="005466E7" w:rsidRPr="000D140D">
        <w:rPr>
          <w:rFonts w:cstheme="minorHAnsi"/>
          <w:sz w:val="24"/>
          <w:szCs w:val="24"/>
        </w:rPr>
        <w:t xml:space="preserve">tyle </w:t>
      </w:r>
      <w:proofErr w:type="gramStart"/>
      <w:r w:rsidR="002642A1" w:rsidRPr="000D140D">
        <w:rPr>
          <w:rFonts w:cstheme="minorHAnsi"/>
          <w:sz w:val="24"/>
          <w:szCs w:val="24"/>
        </w:rPr>
        <w:t>cross-cuts</w:t>
      </w:r>
      <w:proofErr w:type="gramEnd"/>
      <w:r w:rsidR="002642A1" w:rsidRPr="000D140D">
        <w:rPr>
          <w:rFonts w:cstheme="minorHAnsi"/>
          <w:sz w:val="24"/>
          <w:szCs w:val="24"/>
        </w:rPr>
        <w:t xml:space="preserve"> different wares, which are defined in the Southwest on the basis of suites of technological attributes including paste color, </w:t>
      </w:r>
      <w:r w:rsidR="00A557B6" w:rsidRPr="000D140D">
        <w:rPr>
          <w:rFonts w:cstheme="minorHAnsi"/>
          <w:sz w:val="24"/>
          <w:szCs w:val="24"/>
        </w:rPr>
        <w:t xml:space="preserve">temper type, </w:t>
      </w:r>
      <w:r w:rsidR="002642A1" w:rsidRPr="000D140D">
        <w:rPr>
          <w:rFonts w:cstheme="minorHAnsi"/>
          <w:sz w:val="24"/>
          <w:szCs w:val="24"/>
        </w:rPr>
        <w:t>slip</w:t>
      </w:r>
      <w:r w:rsidR="006539E7" w:rsidRPr="000D140D">
        <w:rPr>
          <w:rFonts w:cstheme="minorHAnsi"/>
          <w:sz w:val="24"/>
          <w:szCs w:val="24"/>
        </w:rPr>
        <w:t xml:space="preserve"> color</w:t>
      </w:r>
      <w:r w:rsidR="002642A1" w:rsidRPr="000D140D">
        <w:rPr>
          <w:rFonts w:cstheme="minorHAnsi"/>
          <w:sz w:val="24"/>
          <w:szCs w:val="24"/>
        </w:rPr>
        <w:t>, and paint types.</w:t>
      </w:r>
      <w:r w:rsidR="009306C9" w:rsidRPr="000D140D">
        <w:rPr>
          <w:rFonts w:cstheme="minorHAnsi"/>
          <w:sz w:val="24"/>
          <w:szCs w:val="24"/>
        </w:rPr>
        <w:t xml:space="preserve"> Such cross-cutting is the basis for Colton’s (1943) concept of </w:t>
      </w:r>
      <w:r w:rsidR="006539E7" w:rsidRPr="000D140D">
        <w:rPr>
          <w:rFonts w:cstheme="minorHAnsi"/>
          <w:sz w:val="24"/>
          <w:szCs w:val="24"/>
        </w:rPr>
        <w:t>‘</w:t>
      </w:r>
      <w:r w:rsidR="009306C9" w:rsidRPr="000D140D">
        <w:rPr>
          <w:rFonts w:cstheme="minorHAnsi"/>
          <w:sz w:val="24"/>
          <w:szCs w:val="24"/>
        </w:rPr>
        <w:t>analogous types</w:t>
      </w:r>
      <w:r w:rsidR="006539E7" w:rsidRPr="000D140D">
        <w:rPr>
          <w:rFonts w:cstheme="minorHAnsi"/>
          <w:sz w:val="24"/>
          <w:szCs w:val="24"/>
        </w:rPr>
        <w:t>’</w:t>
      </w:r>
      <w:r w:rsidR="009306C9" w:rsidRPr="000D140D">
        <w:rPr>
          <w:rFonts w:cstheme="minorHAnsi"/>
          <w:sz w:val="24"/>
          <w:szCs w:val="24"/>
        </w:rPr>
        <w:t xml:space="preserve">—types that are technologically distinct but that share a common design </w:t>
      </w:r>
      <w:r w:rsidR="00532BD2" w:rsidRPr="000D140D">
        <w:rPr>
          <w:rFonts w:cstheme="minorHAnsi"/>
          <w:sz w:val="24"/>
          <w:szCs w:val="24"/>
        </w:rPr>
        <w:t>repertoire</w:t>
      </w:r>
      <w:r w:rsidR="00523F22" w:rsidRPr="000D140D">
        <w:rPr>
          <w:rFonts w:cstheme="minorHAnsi"/>
          <w:sz w:val="24"/>
          <w:szCs w:val="24"/>
        </w:rPr>
        <w:t>, similar to what have been called ‘horizon styles’ in other areas of the world</w:t>
      </w:r>
      <w:r w:rsidR="009306C9" w:rsidRPr="000D140D">
        <w:rPr>
          <w:rFonts w:cstheme="minorHAnsi"/>
          <w:sz w:val="24"/>
          <w:szCs w:val="24"/>
        </w:rPr>
        <w:t xml:space="preserve">. </w:t>
      </w:r>
    </w:p>
    <w:p w14:paraId="35DAC4FB" w14:textId="4572C18B" w:rsidR="00CB601C" w:rsidRPr="000D140D" w:rsidRDefault="00CB601C" w:rsidP="000D140D">
      <w:pPr>
        <w:pStyle w:val="NoSpacing"/>
        <w:ind w:firstLine="720"/>
        <w:jc w:val="center"/>
        <w:rPr>
          <w:rFonts w:cstheme="minorHAnsi"/>
          <w:sz w:val="24"/>
          <w:szCs w:val="24"/>
        </w:rPr>
      </w:pPr>
      <w:r w:rsidRPr="000D140D">
        <w:rPr>
          <w:rFonts w:cstheme="minorHAnsi"/>
          <w:sz w:val="24"/>
          <w:szCs w:val="24"/>
          <w:highlight w:val="yellow"/>
        </w:rPr>
        <w:t>[Figure 2 about here]</w:t>
      </w:r>
    </w:p>
    <w:p w14:paraId="34DD7EFE" w14:textId="65560800" w:rsidR="00D53232" w:rsidRPr="000D140D" w:rsidRDefault="00247BC1" w:rsidP="00492A11">
      <w:pPr>
        <w:pStyle w:val="NoSpacing"/>
        <w:ind w:firstLine="720"/>
        <w:rPr>
          <w:rFonts w:cstheme="minorHAnsi"/>
          <w:sz w:val="24"/>
          <w:szCs w:val="24"/>
        </w:rPr>
      </w:pPr>
      <w:r w:rsidRPr="000D140D">
        <w:rPr>
          <w:rFonts w:cstheme="minorHAnsi"/>
          <w:sz w:val="24"/>
          <w:szCs w:val="24"/>
        </w:rPr>
        <w:t xml:space="preserve">The earliest example of a southwestern ceramic type that is defined by an all-over hachure design comes not from the northern Southwest, but from the Hohokam World. Early </w:t>
      </w:r>
      <w:commentRangeStart w:id="8"/>
      <w:proofErr w:type="spellStart"/>
      <w:r w:rsidRPr="000D140D">
        <w:rPr>
          <w:rFonts w:cstheme="minorHAnsi"/>
          <w:sz w:val="24"/>
          <w:szCs w:val="24"/>
        </w:rPr>
        <w:t>Snaketown</w:t>
      </w:r>
      <w:proofErr w:type="spellEnd"/>
      <w:r w:rsidRPr="000D140D">
        <w:rPr>
          <w:rFonts w:cstheme="minorHAnsi"/>
          <w:sz w:val="24"/>
          <w:szCs w:val="24"/>
        </w:rPr>
        <w:t xml:space="preserve"> Red-on-buff and Late </w:t>
      </w:r>
      <w:proofErr w:type="spellStart"/>
      <w:r w:rsidRPr="000D140D">
        <w:rPr>
          <w:rFonts w:cstheme="minorHAnsi"/>
          <w:sz w:val="24"/>
          <w:szCs w:val="24"/>
        </w:rPr>
        <w:t>Snaketown</w:t>
      </w:r>
      <w:proofErr w:type="spellEnd"/>
      <w:r w:rsidRPr="000D140D">
        <w:rPr>
          <w:rFonts w:cstheme="minorHAnsi"/>
          <w:sz w:val="24"/>
          <w:szCs w:val="24"/>
        </w:rPr>
        <w:t xml:space="preserve"> Red-on-buff, both part of the Middle Gila Buff Ware sequence, date to A.D. 700–730 and 730–750 respectively </w:t>
      </w:r>
      <w:commentRangeEnd w:id="8"/>
      <w:r w:rsidR="000638E8">
        <w:rPr>
          <w:rStyle w:val="CommentReference"/>
        </w:rPr>
        <w:commentReference w:id="8"/>
      </w:r>
      <w:r w:rsidRPr="000D140D">
        <w:rPr>
          <w:rFonts w:cstheme="minorHAnsi"/>
          <w:sz w:val="24"/>
          <w:szCs w:val="24"/>
        </w:rPr>
        <w:t>(</w:t>
      </w:r>
      <w:proofErr w:type="spellStart"/>
      <w:r w:rsidRPr="000D140D">
        <w:rPr>
          <w:rFonts w:cstheme="minorHAnsi"/>
          <w:sz w:val="24"/>
          <w:szCs w:val="24"/>
        </w:rPr>
        <w:t>Heidke</w:t>
      </w:r>
      <w:proofErr w:type="spellEnd"/>
      <w:r w:rsidRPr="000D140D">
        <w:rPr>
          <w:rFonts w:cstheme="minorHAnsi"/>
          <w:sz w:val="24"/>
          <w:szCs w:val="24"/>
        </w:rPr>
        <w:t xml:space="preserve"> and </w:t>
      </w:r>
      <w:proofErr w:type="spellStart"/>
      <w:r w:rsidRPr="000D140D">
        <w:rPr>
          <w:rFonts w:cstheme="minorHAnsi"/>
          <w:sz w:val="24"/>
          <w:szCs w:val="24"/>
        </w:rPr>
        <w:t>Ownby</w:t>
      </w:r>
      <w:proofErr w:type="spellEnd"/>
      <w:r w:rsidRPr="000D140D">
        <w:rPr>
          <w:rFonts w:cstheme="minorHAnsi"/>
          <w:sz w:val="24"/>
          <w:szCs w:val="24"/>
        </w:rPr>
        <w:t xml:space="preserve"> 2015; Wallace 200</w:t>
      </w:r>
      <w:r w:rsidR="00E50CCF" w:rsidRPr="000D140D">
        <w:rPr>
          <w:rFonts w:cstheme="minorHAnsi"/>
          <w:sz w:val="24"/>
          <w:szCs w:val="24"/>
        </w:rPr>
        <w:t>1</w:t>
      </w:r>
      <w:r w:rsidRPr="000D140D">
        <w:rPr>
          <w:rFonts w:cstheme="minorHAnsi"/>
          <w:sz w:val="24"/>
          <w:szCs w:val="24"/>
        </w:rPr>
        <w:t xml:space="preserve">). </w:t>
      </w:r>
      <w:r w:rsidR="00A36750" w:rsidRPr="000D140D">
        <w:rPr>
          <w:rFonts w:cstheme="minorHAnsi"/>
          <w:sz w:val="24"/>
          <w:szCs w:val="24"/>
        </w:rPr>
        <w:t xml:space="preserve">In the Ancestral Pueblo area, </w:t>
      </w:r>
      <w:r w:rsidRPr="000D140D">
        <w:rPr>
          <w:rFonts w:cstheme="minorHAnsi"/>
          <w:sz w:val="24"/>
          <w:szCs w:val="24"/>
        </w:rPr>
        <w:t>the first black-on-white ceramic type defined by its Dogo</w:t>
      </w:r>
      <w:r w:rsidR="002C331E" w:rsidRPr="000D140D">
        <w:rPr>
          <w:rFonts w:cstheme="minorHAnsi"/>
          <w:sz w:val="24"/>
          <w:szCs w:val="24"/>
        </w:rPr>
        <w:t>szhi-s</w:t>
      </w:r>
      <w:r w:rsidR="00A36750" w:rsidRPr="000D140D">
        <w:rPr>
          <w:rFonts w:cstheme="minorHAnsi"/>
          <w:sz w:val="24"/>
          <w:szCs w:val="24"/>
        </w:rPr>
        <w:t>tyle design</w:t>
      </w:r>
      <w:r w:rsidR="004E6C11" w:rsidRPr="000D140D">
        <w:rPr>
          <w:rFonts w:cstheme="minorHAnsi"/>
          <w:sz w:val="24"/>
          <w:szCs w:val="24"/>
        </w:rPr>
        <w:t xml:space="preserve"> </w:t>
      </w:r>
      <w:proofErr w:type="gramStart"/>
      <w:r w:rsidR="004E6C11" w:rsidRPr="000D140D">
        <w:rPr>
          <w:rFonts w:cstheme="minorHAnsi"/>
          <w:sz w:val="24"/>
          <w:szCs w:val="24"/>
        </w:rPr>
        <w:t>didn’t</w:t>
      </w:r>
      <w:proofErr w:type="gramEnd"/>
      <w:r w:rsidR="004E6C11" w:rsidRPr="000D140D">
        <w:rPr>
          <w:rFonts w:cstheme="minorHAnsi"/>
          <w:sz w:val="24"/>
          <w:szCs w:val="24"/>
        </w:rPr>
        <w:t xml:space="preserve"> develop until A.D. 900</w:t>
      </w:r>
      <w:r w:rsidR="00A36750" w:rsidRPr="000D140D">
        <w:rPr>
          <w:rFonts w:cstheme="minorHAnsi"/>
          <w:sz w:val="24"/>
          <w:szCs w:val="24"/>
        </w:rPr>
        <w:t>. Brimhall</w:t>
      </w:r>
      <w:r w:rsidRPr="000D140D">
        <w:rPr>
          <w:rFonts w:cstheme="minorHAnsi"/>
          <w:sz w:val="24"/>
          <w:szCs w:val="24"/>
        </w:rPr>
        <w:t xml:space="preserve"> Black-on-white, </w:t>
      </w:r>
      <w:r w:rsidR="006539E7" w:rsidRPr="000D140D">
        <w:rPr>
          <w:rFonts w:cstheme="minorHAnsi"/>
          <w:sz w:val="24"/>
          <w:szCs w:val="24"/>
        </w:rPr>
        <w:t>a</w:t>
      </w:r>
      <w:r w:rsidRPr="000D140D">
        <w:rPr>
          <w:rFonts w:cstheme="minorHAnsi"/>
          <w:sz w:val="24"/>
          <w:szCs w:val="24"/>
        </w:rPr>
        <w:t xml:space="preserve"> </w:t>
      </w:r>
      <w:proofErr w:type="spellStart"/>
      <w:r w:rsidRPr="000D140D">
        <w:rPr>
          <w:rFonts w:cstheme="minorHAnsi"/>
          <w:sz w:val="24"/>
          <w:szCs w:val="24"/>
        </w:rPr>
        <w:t>Chuska</w:t>
      </w:r>
      <w:proofErr w:type="spellEnd"/>
      <w:r w:rsidRPr="000D140D">
        <w:rPr>
          <w:rFonts w:cstheme="minorHAnsi"/>
          <w:sz w:val="24"/>
          <w:szCs w:val="24"/>
        </w:rPr>
        <w:t xml:space="preserve"> White Ware </w:t>
      </w:r>
      <w:r w:rsidR="006539E7" w:rsidRPr="000D140D">
        <w:rPr>
          <w:rFonts w:cstheme="minorHAnsi"/>
          <w:sz w:val="24"/>
          <w:szCs w:val="24"/>
        </w:rPr>
        <w:t>type</w:t>
      </w:r>
      <w:r w:rsidRPr="000D140D">
        <w:rPr>
          <w:rFonts w:cstheme="minorHAnsi"/>
          <w:sz w:val="24"/>
          <w:szCs w:val="24"/>
        </w:rPr>
        <w:t xml:space="preserve">, is identified by an all-over hachure design in </w:t>
      </w:r>
      <w:r w:rsidR="008768C2" w:rsidRPr="000D140D">
        <w:rPr>
          <w:rFonts w:cstheme="minorHAnsi"/>
          <w:sz w:val="24"/>
          <w:szCs w:val="24"/>
        </w:rPr>
        <w:t>mineral</w:t>
      </w:r>
      <w:r w:rsidRPr="000D140D">
        <w:rPr>
          <w:rFonts w:cstheme="minorHAnsi"/>
          <w:sz w:val="24"/>
          <w:szCs w:val="24"/>
        </w:rPr>
        <w:t xml:space="preserve"> paint</w:t>
      </w:r>
      <w:r w:rsidR="002F3368" w:rsidRPr="000D140D">
        <w:rPr>
          <w:rFonts w:cstheme="minorHAnsi"/>
          <w:sz w:val="24"/>
          <w:szCs w:val="24"/>
        </w:rPr>
        <w:t xml:space="preserve"> </w:t>
      </w:r>
      <w:r w:rsidR="00A557B6" w:rsidRPr="000D140D">
        <w:rPr>
          <w:rFonts w:cstheme="minorHAnsi"/>
          <w:sz w:val="24"/>
          <w:szCs w:val="24"/>
        </w:rPr>
        <w:t>that</w:t>
      </w:r>
      <w:r w:rsidR="002F3368" w:rsidRPr="000D140D">
        <w:rPr>
          <w:rFonts w:cstheme="minorHAnsi"/>
          <w:sz w:val="24"/>
          <w:szCs w:val="24"/>
        </w:rPr>
        <w:t xml:space="preserve"> was made from A.D. 900</w:t>
      </w:r>
      <w:r w:rsidR="00B03E7B" w:rsidRPr="000D140D">
        <w:rPr>
          <w:rFonts w:cstheme="minorHAnsi"/>
          <w:sz w:val="24"/>
          <w:szCs w:val="24"/>
        </w:rPr>
        <w:t>–</w:t>
      </w:r>
      <w:r w:rsidR="002F3368" w:rsidRPr="000D140D">
        <w:rPr>
          <w:rFonts w:cstheme="minorHAnsi"/>
          <w:sz w:val="24"/>
          <w:szCs w:val="24"/>
        </w:rPr>
        <w:t>1070</w:t>
      </w:r>
      <w:r w:rsidR="00A557B6" w:rsidRPr="000D140D">
        <w:rPr>
          <w:rFonts w:cstheme="minorHAnsi"/>
          <w:sz w:val="24"/>
          <w:szCs w:val="24"/>
        </w:rPr>
        <w:t xml:space="preserve"> (</w:t>
      </w:r>
      <w:proofErr w:type="spellStart"/>
      <w:r w:rsidR="002301CF" w:rsidRPr="000D140D">
        <w:rPr>
          <w:rFonts w:cstheme="minorHAnsi"/>
          <w:sz w:val="24"/>
          <w:szCs w:val="24"/>
        </w:rPr>
        <w:t>Windes</w:t>
      </w:r>
      <w:proofErr w:type="spellEnd"/>
      <w:r w:rsidR="002301CF" w:rsidRPr="000D140D">
        <w:rPr>
          <w:rFonts w:cstheme="minorHAnsi"/>
          <w:sz w:val="24"/>
          <w:szCs w:val="24"/>
        </w:rPr>
        <w:t xml:space="preserve"> </w:t>
      </w:r>
      <w:r w:rsidR="00A557B6" w:rsidRPr="000D140D">
        <w:rPr>
          <w:rFonts w:cstheme="minorHAnsi"/>
          <w:sz w:val="24"/>
          <w:szCs w:val="24"/>
        </w:rPr>
        <w:t>1977</w:t>
      </w:r>
      <w:r w:rsidR="002301CF" w:rsidRPr="000D140D">
        <w:rPr>
          <w:rFonts w:cstheme="minorHAnsi"/>
          <w:sz w:val="24"/>
          <w:szCs w:val="24"/>
        </w:rPr>
        <w:t>)</w:t>
      </w:r>
      <w:r w:rsidR="00532BD2" w:rsidRPr="000D140D">
        <w:rPr>
          <w:rFonts w:cstheme="minorHAnsi"/>
          <w:sz w:val="24"/>
          <w:szCs w:val="24"/>
        </w:rPr>
        <w:t xml:space="preserve">. However, </w:t>
      </w:r>
      <w:r w:rsidR="008768C2" w:rsidRPr="000D140D">
        <w:rPr>
          <w:rFonts w:cstheme="minorHAnsi"/>
          <w:sz w:val="24"/>
          <w:szCs w:val="24"/>
        </w:rPr>
        <w:t xml:space="preserve">the early end of this </w:t>
      </w:r>
      <w:r w:rsidR="004E6C11" w:rsidRPr="000D140D">
        <w:rPr>
          <w:rFonts w:cstheme="minorHAnsi"/>
          <w:sz w:val="24"/>
          <w:szCs w:val="24"/>
        </w:rPr>
        <w:t xml:space="preserve">range </w:t>
      </w:r>
      <w:r w:rsidR="008768C2" w:rsidRPr="000D140D">
        <w:rPr>
          <w:rFonts w:cstheme="minorHAnsi"/>
          <w:sz w:val="24"/>
          <w:szCs w:val="24"/>
        </w:rPr>
        <w:t>is not well date</w:t>
      </w:r>
      <w:r w:rsidR="00492A11" w:rsidRPr="000D140D">
        <w:rPr>
          <w:rFonts w:cstheme="minorHAnsi"/>
          <w:sz w:val="24"/>
          <w:szCs w:val="24"/>
        </w:rPr>
        <w:t xml:space="preserve">d. </w:t>
      </w:r>
      <w:r w:rsidR="0067508E" w:rsidRPr="000D140D">
        <w:rPr>
          <w:rFonts w:cstheme="minorHAnsi"/>
          <w:sz w:val="24"/>
          <w:szCs w:val="24"/>
        </w:rPr>
        <w:t xml:space="preserve">Dogoszhi-style rapidly increased in frequency and geographic distribution in the A.D. 1000s. </w:t>
      </w:r>
      <w:r w:rsidR="008768C2" w:rsidRPr="000D140D">
        <w:rPr>
          <w:rFonts w:cstheme="minorHAnsi"/>
          <w:sz w:val="24"/>
          <w:szCs w:val="24"/>
        </w:rPr>
        <w:t>T</w:t>
      </w:r>
      <w:r w:rsidR="002C331E" w:rsidRPr="000D140D">
        <w:rPr>
          <w:rFonts w:cstheme="minorHAnsi"/>
          <w:sz w:val="24"/>
          <w:szCs w:val="24"/>
        </w:rPr>
        <w:t>ypes characterized by Dogoszhi-s</w:t>
      </w:r>
      <w:r w:rsidR="00D53232" w:rsidRPr="000D140D">
        <w:rPr>
          <w:rFonts w:cstheme="minorHAnsi"/>
          <w:sz w:val="24"/>
          <w:szCs w:val="24"/>
        </w:rPr>
        <w:t xml:space="preserve">tyle designs proliferated throughout the Chaco World between A.D. 980 and 1040 across four wares, including Cibola White Ware, Tusayan White Ware, </w:t>
      </w:r>
      <w:proofErr w:type="spellStart"/>
      <w:r w:rsidR="00D53232" w:rsidRPr="000D140D">
        <w:rPr>
          <w:rFonts w:cstheme="minorHAnsi"/>
          <w:sz w:val="24"/>
          <w:szCs w:val="24"/>
        </w:rPr>
        <w:t>Tsegi</w:t>
      </w:r>
      <w:proofErr w:type="spellEnd"/>
      <w:r w:rsidR="00D53232" w:rsidRPr="000D140D">
        <w:rPr>
          <w:rFonts w:cstheme="minorHAnsi"/>
          <w:sz w:val="24"/>
          <w:szCs w:val="24"/>
        </w:rPr>
        <w:t xml:space="preserve"> Orange Ware, and Mesa Verde White Ware (see </w:t>
      </w:r>
      <w:r w:rsidR="00D53232" w:rsidRPr="000D140D">
        <w:rPr>
          <w:rFonts w:cstheme="minorHAnsi"/>
          <w:sz w:val="24"/>
          <w:szCs w:val="24"/>
          <w:highlight w:val="yellow"/>
        </w:rPr>
        <w:t xml:space="preserve">Table </w:t>
      </w:r>
      <w:r w:rsidR="002F3368" w:rsidRPr="000D140D">
        <w:rPr>
          <w:rFonts w:cstheme="minorHAnsi"/>
          <w:sz w:val="24"/>
          <w:szCs w:val="24"/>
          <w:highlight w:val="yellow"/>
        </w:rPr>
        <w:t>1</w:t>
      </w:r>
      <w:r w:rsidR="00B03E7B" w:rsidRPr="000D140D">
        <w:rPr>
          <w:rFonts w:cstheme="minorHAnsi"/>
          <w:b/>
          <w:sz w:val="24"/>
          <w:szCs w:val="24"/>
        </w:rPr>
        <w:t xml:space="preserve"> </w:t>
      </w:r>
      <w:r w:rsidR="00E148B4" w:rsidRPr="000D140D">
        <w:rPr>
          <w:rFonts w:cstheme="minorHAnsi"/>
          <w:sz w:val="24"/>
          <w:szCs w:val="24"/>
        </w:rPr>
        <w:t>for a list of Dogoszhi-style analogs</w:t>
      </w:r>
      <w:r w:rsidR="00D53232" w:rsidRPr="000D140D">
        <w:rPr>
          <w:rFonts w:cstheme="minorHAnsi"/>
          <w:sz w:val="24"/>
          <w:szCs w:val="24"/>
        </w:rPr>
        <w:t xml:space="preserve">). </w:t>
      </w:r>
      <w:r w:rsidR="003F2FEB">
        <w:rPr>
          <w:rFonts w:cstheme="minorHAnsi"/>
          <w:sz w:val="24"/>
          <w:szCs w:val="24"/>
        </w:rPr>
        <w:t>It followed another region-wide style, called Black Mesa-style (</w:t>
      </w:r>
      <w:r w:rsidR="003F2FEB" w:rsidRPr="000D140D">
        <w:rPr>
          <w:rFonts w:cstheme="minorHAnsi"/>
          <w:sz w:val="24"/>
          <w:szCs w:val="24"/>
          <w:highlight w:val="yellow"/>
        </w:rPr>
        <w:t>Figure 3</w:t>
      </w:r>
      <w:r w:rsidR="003F2FEB">
        <w:rPr>
          <w:rFonts w:cstheme="minorHAnsi"/>
          <w:sz w:val="24"/>
          <w:szCs w:val="24"/>
        </w:rPr>
        <w:t>; see Table 1 for analogs).</w:t>
      </w:r>
    </w:p>
    <w:p w14:paraId="34EE71D9" w14:textId="26B2806A" w:rsidR="00CB601C" w:rsidRDefault="00CB601C">
      <w:pPr>
        <w:pStyle w:val="NoSpacing"/>
        <w:ind w:firstLine="720"/>
        <w:jc w:val="center"/>
        <w:rPr>
          <w:rFonts w:cstheme="minorHAnsi"/>
          <w:sz w:val="24"/>
          <w:szCs w:val="24"/>
          <w:highlight w:val="yellow"/>
        </w:rPr>
      </w:pPr>
      <w:r w:rsidRPr="000D140D">
        <w:rPr>
          <w:rFonts w:cstheme="minorHAnsi"/>
          <w:sz w:val="24"/>
          <w:szCs w:val="24"/>
          <w:highlight w:val="yellow"/>
        </w:rPr>
        <w:t>[Table 1 about here]</w:t>
      </w:r>
    </w:p>
    <w:p w14:paraId="28F531BF" w14:textId="6B8B056F" w:rsidR="003F2FEB" w:rsidRPr="000D140D" w:rsidRDefault="003F2FEB" w:rsidP="000D140D">
      <w:pPr>
        <w:pStyle w:val="NoSpacing"/>
        <w:ind w:firstLine="720"/>
        <w:jc w:val="center"/>
        <w:rPr>
          <w:rFonts w:cstheme="minorHAnsi"/>
          <w:sz w:val="24"/>
          <w:szCs w:val="24"/>
        </w:rPr>
      </w:pPr>
      <w:r w:rsidRPr="000D140D">
        <w:rPr>
          <w:rFonts w:cstheme="minorHAnsi"/>
          <w:sz w:val="24"/>
          <w:szCs w:val="24"/>
          <w:highlight w:val="yellow"/>
        </w:rPr>
        <w:t>[Figure 3 about here]</w:t>
      </w:r>
    </w:p>
    <w:p w14:paraId="727B787E" w14:textId="656630A6" w:rsidR="00410CD2" w:rsidRPr="000D140D" w:rsidRDefault="002C331E" w:rsidP="002C331E">
      <w:pPr>
        <w:pStyle w:val="NoSpacing"/>
        <w:ind w:firstLine="720"/>
        <w:rPr>
          <w:rFonts w:cstheme="minorHAnsi"/>
          <w:sz w:val="24"/>
          <w:szCs w:val="24"/>
        </w:rPr>
      </w:pPr>
      <w:r w:rsidRPr="000D140D">
        <w:rPr>
          <w:rFonts w:cstheme="minorHAnsi"/>
          <w:sz w:val="24"/>
          <w:szCs w:val="24"/>
        </w:rPr>
        <w:lastRenderedPageBreak/>
        <w:t>The evolution of Dogoszhi-s</w:t>
      </w:r>
      <w:r w:rsidR="008768C2" w:rsidRPr="000D140D">
        <w:rPr>
          <w:rFonts w:cstheme="minorHAnsi"/>
          <w:sz w:val="24"/>
          <w:szCs w:val="24"/>
        </w:rPr>
        <w:t xml:space="preserve">tyle </w:t>
      </w:r>
      <w:r w:rsidR="004A08BD" w:rsidRPr="000D140D">
        <w:rPr>
          <w:rFonts w:cstheme="minorHAnsi"/>
          <w:sz w:val="24"/>
          <w:szCs w:val="24"/>
        </w:rPr>
        <w:t xml:space="preserve">designs </w:t>
      </w:r>
      <w:r w:rsidR="008768C2" w:rsidRPr="000D140D">
        <w:rPr>
          <w:rFonts w:cstheme="minorHAnsi"/>
          <w:sz w:val="24"/>
          <w:szCs w:val="24"/>
        </w:rPr>
        <w:t xml:space="preserve">has been addressed by </w:t>
      </w:r>
      <w:proofErr w:type="gramStart"/>
      <w:r w:rsidR="008768C2" w:rsidRPr="000D140D">
        <w:rPr>
          <w:rFonts w:cstheme="minorHAnsi"/>
          <w:sz w:val="24"/>
          <w:szCs w:val="24"/>
        </w:rPr>
        <w:t>a number of</w:t>
      </w:r>
      <w:proofErr w:type="gramEnd"/>
      <w:r w:rsidR="008768C2" w:rsidRPr="000D140D">
        <w:rPr>
          <w:rFonts w:cstheme="minorHAnsi"/>
          <w:sz w:val="24"/>
          <w:szCs w:val="24"/>
        </w:rPr>
        <w:t xml:space="preserve"> researchers (Hays and Lancaster 1975; Ro</w:t>
      </w:r>
      <w:r w:rsidR="00872D7E" w:rsidRPr="000D140D">
        <w:rPr>
          <w:rFonts w:cstheme="minorHAnsi"/>
          <w:sz w:val="24"/>
          <w:szCs w:val="24"/>
        </w:rPr>
        <w:t>berts 1927; Toll and McKenna 199</w:t>
      </w:r>
      <w:r w:rsidR="008768C2" w:rsidRPr="000D140D">
        <w:rPr>
          <w:rFonts w:cstheme="minorHAnsi"/>
          <w:sz w:val="24"/>
          <w:szCs w:val="24"/>
        </w:rPr>
        <w:t>7; Washb</w:t>
      </w:r>
      <w:r w:rsidR="00872D7E" w:rsidRPr="000D140D">
        <w:rPr>
          <w:rFonts w:cstheme="minorHAnsi"/>
          <w:sz w:val="24"/>
          <w:szCs w:val="24"/>
        </w:rPr>
        <w:t xml:space="preserve">urn 2011). Toll and McKenna </w:t>
      </w:r>
      <w:r w:rsidR="008768C2" w:rsidRPr="000D140D">
        <w:rPr>
          <w:rFonts w:cstheme="minorHAnsi"/>
          <w:sz w:val="24"/>
          <w:szCs w:val="24"/>
        </w:rPr>
        <w:t>note</w:t>
      </w:r>
      <w:r w:rsidR="00CB601C" w:rsidRPr="000D140D">
        <w:rPr>
          <w:rFonts w:cstheme="minorHAnsi"/>
          <w:sz w:val="24"/>
          <w:szCs w:val="24"/>
        </w:rPr>
        <w:t xml:space="preserve"> that</w:t>
      </w:r>
      <w:r w:rsidR="008768C2" w:rsidRPr="000D140D">
        <w:rPr>
          <w:rFonts w:cstheme="minorHAnsi"/>
          <w:sz w:val="24"/>
          <w:szCs w:val="24"/>
        </w:rPr>
        <w:t xml:space="preserve"> the squiggle-line hachure </w:t>
      </w:r>
      <w:r w:rsidR="00410CD2" w:rsidRPr="000D140D">
        <w:rPr>
          <w:rFonts w:cstheme="minorHAnsi"/>
          <w:sz w:val="24"/>
          <w:szCs w:val="24"/>
        </w:rPr>
        <w:t xml:space="preserve">generally </w:t>
      </w:r>
      <w:r w:rsidR="008768C2" w:rsidRPr="000D140D">
        <w:rPr>
          <w:rFonts w:cstheme="minorHAnsi"/>
          <w:sz w:val="24"/>
          <w:szCs w:val="24"/>
        </w:rPr>
        <w:t>precedes straight-line hachure</w:t>
      </w:r>
      <w:r w:rsidR="00EC5EB6" w:rsidRPr="000D140D">
        <w:rPr>
          <w:rFonts w:cstheme="minorHAnsi"/>
          <w:sz w:val="24"/>
          <w:szCs w:val="24"/>
        </w:rPr>
        <w:t xml:space="preserve"> but </w:t>
      </w:r>
      <w:r w:rsidR="00F7328D" w:rsidRPr="000D140D">
        <w:rPr>
          <w:rFonts w:cstheme="minorHAnsi"/>
          <w:sz w:val="24"/>
          <w:szCs w:val="24"/>
        </w:rPr>
        <w:t xml:space="preserve">may also be found </w:t>
      </w:r>
      <w:r w:rsidR="00EC5EB6" w:rsidRPr="000D140D">
        <w:rPr>
          <w:rFonts w:cstheme="minorHAnsi"/>
          <w:sz w:val="24"/>
          <w:szCs w:val="24"/>
        </w:rPr>
        <w:t>later</w:t>
      </w:r>
      <w:r w:rsidR="008768C2" w:rsidRPr="000D140D">
        <w:rPr>
          <w:rFonts w:cstheme="minorHAnsi"/>
          <w:sz w:val="24"/>
          <w:szCs w:val="24"/>
        </w:rPr>
        <w:t xml:space="preserve">. </w:t>
      </w:r>
      <w:r w:rsidR="002F3368" w:rsidRPr="000D140D">
        <w:rPr>
          <w:rFonts w:cstheme="minorHAnsi"/>
          <w:sz w:val="24"/>
          <w:szCs w:val="24"/>
        </w:rPr>
        <w:t xml:space="preserve">Squiggle hachure design elements first appeared around A.D. 880 as small components of </w:t>
      </w:r>
      <w:r w:rsidR="003F2FEB">
        <w:rPr>
          <w:rFonts w:cstheme="minorHAnsi"/>
          <w:sz w:val="24"/>
          <w:szCs w:val="24"/>
        </w:rPr>
        <w:t>the earlier</w:t>
      </w:r>
      <w:r w:rsidR="000A22B3" w:rsidRPr="000D140D">
        <w:rPr>
          <w:rFonts w:cstheme="minorHAnsi"/>
          <w:sz w:val="24"/>
          <w:szCs w:val="24"/>
        </w:rPr>
        <w:t xml:space="preserve"> Black Mesa-s</w:t>
      </w:r>
      <w:r w:rsidR="008768C2" w:rsidRPr="000D140D">
        <w:rPr>
          <w:rFonts w:cstheme="minorHAnsi"/>
          <w:sz w:val="24"/>
          <w:szCs w:val="24"/>
        </w:rPr>
        <w:t>tyle</w:t>
      </w:r>
      <w:r w:rsidR="003F2FEB">
        <w:rPr>
          <w:rFonts w:cstheme="minorHAnsi"/>
          <w:sz w:val="24"/>
          <w:szCs w:val="24"/>
        </w:rPr>
        <w:t xml:space="preserve"> (e.g., </w:t>
      </w:r>
      <w:r w:rsidR="003F2FEB" w:rsidRPr="000D140D">
        <w:rPr>
          <w:rFonts w:cstheme="minorHAnsi"/>
          <w:sz w:val="24"/>
          <w:szCs w:val="24"/>
          <w:highlight w:val="yellow"/>
        </w:rPr>
        <w:t>Figure 3</w:t>
      </w:r>
      <w:r w:rsidR="00A264F2">
        <w:rPr>
          <w:rFonts w:cstheme="minorHAnsi"/>
          <w:sz w:val="24"/>
          <w:szCs w:val="24"/>
          <w:highlight w:val="yellow"/>
        </w:rPr>
        <w:t>a</w:t>
      </w:r>
      <w:r w:rsidR="003F2FEB">
        <w:rPr>
          <w:rFonts w:cstheme="minorHAnsi"/>
          <w:sz w:val="24"/>
          <w:szCs w:val="24"/>
        </w:rPr>
        <w:t>)</w:t>
      </w:r>
      <w:r w:rsidR="002F3368" w:rsidRPr="000D140D">
        <w:rPr>
          <w:rFonts w:cstheme="minorHAnsi"/>
          <w:sz w:val="24"/>
          <w:szCs w:val="24"/>
        </w:rPr>
        <w:t xml:space="preserve">. These </w:t>
      </w:r>
      <w:r w:rsidR="00194FD1" w:rsidRPr="000D140D">
        <w:rPr>
          <w:rFonts w:cstheme="minorHAnsi"/>
          <w:sz w:val="24"/>
          <w:szCs w:val="24"/>
        </w:rPr>
        <w:t xml:space="preserve">squiggle </w:t>
      </w:r>
      <w:r w:rsidR="002F3368" w:rsidRPr="000D140D">
        <w:rPr>
          <w:rFonts w:cstheme="minorHAnsi"/>
          <w:sz w:val="24"/>
          <w:szCs w:val="24"/>
        </w:rPr>
        <w:t>hac</w:t>
      </w:r>
      <w:r w:rsidR="00194FD1" w:rsidRPr="000D140D">
        <w:rPr>
          <w:rFonts w:cstheme="minorHAnsi"/>
          <w:sz w:val="24"/>
          <w:szCs w:val="24"/>
        </w:rPr>
        <w:t>hure elements changed over time, eventually being executed</w:t>
      </w:r>
      <w:r w:rsidR="002F3368" w:rsidRPr="000D140D">
        <w:rPr>
          <w:rFonts w:cstheme="minorHAnsi"/>
          <w:sz w:val="24"/>
          <w:szCs w:val="24"/>
        </w:rPr>
        <w:t xml:space="preserve"> </w:t>
      </w:r>
      <w:r w:rsidR="00194FD1" w:rsidRPr="000D140D">
        <w:rPr>
          <w:rFonts w:cstheme="minorHAnsi"/>
          <w:sz w:val="24"/>
          <w:szCs w:val="24"/>
        </w:rPr>
        <w:t>as</w:t>
      </w:r>
      <w:r w:rsidR="002F3368" w:rsidRPr="000D140D">
        <w:rPr>
          <w:rFonts w:cstheme="minorHAnsi"/>
          <w:sz w:val="24"/>
          <w:szCs w:val="24"/>
        </w:rPr>
        <w:t xml:space="preserve"> </w:t>
      </w:r>
      <w:r w:rsidR="00194FD1" w:rsidRPr="000D140D">
        <w:rPr>
          <w:rFonts w:cstheme="minorHAnsi"/>
          <w:sz w:val="24"/>
          <w:szCs w:val="24"/>
        </w:rPr>
        <w:t xml:space="preserve">the </w:t>
      </w:r>
      <w:r w:rsidR="002F3368" w:rsidRPr="000D140D">
        <w:rPr>
          <w:rFonts w:cstheme="minorHAnsi"/>
          <w:sz w:val="24"/>
          <w:szCs w:val="24"/>
        </w:rPr>
        <w:t xml:space="preserve">oblique and densely packed straight lines </w:t>
      </w:r>
      <w:r w:rsidR="00F7328D" w:rsidRPr="000D140D">
        <w:rPr>
          <w:rFonts w:cstheme="minorHAnsi"/>
          <w:sz w:val="24"/>
          <w:szCs w:val="24"/>
        </w:rPr>
        <w:t xml:space="preserve">most </w:t>
      </w:r>
      <w:r w:rsidRPr="000D140D">
        <w:rPr>
          <w:rFonts w:cstheme="minorHAnsi"/>
          <w:sz w:val="24"/>
          <w:szCs w:val="24"/>
        </w:rPr>
        <w:t>characteristic of Dogoszhi-s</w:t>
      </w:r>
      <w:r w:rsidR="002F3368" w:rsidRPr="000D140D">
        <w:rPr>
          <w:rFonts w:cstheme="minorHAnsi"/>
          <w:sz w:val="24"/>
          <w:szCs w:val="24"/>
        </w:rPr>
        <w:t>tyle designs</w:t>
      </w:r>
      <w:r w:rsidR="008768C2" w:rsidRPr="000D140D">
        <w:rPr>
          <w:rFonts w:cstheme="minorHAnsi"/>
          <w:sz w:val="24"/>
          <w:szCs w:val="24"/>
        </w:rPr>
        <w:t xml:space="preserve"> </w:t>
      </w:r>
      <w:r w:rsidR="00CB601C" w:rsidRPr="000D140D">
        <w:rPr>
          <w:rFonts w:cstheme="minorHAnsi"/>
          <w:sz w:val="24"/>
          <w:szCs w:val="24"/>
        </w:rPr>
        <w:t>(</w:t>
      </w:r>
      <w:r w:rsidR="00CB601C" w:rsidRPr="000D140D">
        <w:rPr>
          <w:rFonts w:cstheme="minorHAnsi"/>
          <w:sz w:val="24"/>
          <w:szCs w:val="24"/>
          <w:highlight w:val="yellow"/>
        </w:rPr>
        <w:t xml:space="preserve">Figure </w:t>
      </w:r>
      <w:r w:rsidR="003F2FEB">
        <w:rPr>
          <w:rFonts w:cstheme="minorHAnsi"/>
          <w:sz w:val="24"/>
          <w:szCs w:val="24"/>
          <w:highlight w:val="yellow"/>
        </w:rPr>
        <w:t>4</w:t>
      </w:r>
      <w:r w:rsidR="00CB601C" w:rsidRPr="000D140D">
        <w:rPr>
          <w:rFonts w:cstheme="minorHAnsi"/>
          <w:sz w:val="24"/>
          <w:szCs w:val="24"/>
        </w:rPr>
        <w:t xml:space="preserve">) </w:t>
      </w:r>
      <w:r w:rsidR="008768C2" w:rsidRPr="000D140D">
        <w:rPr>
          <w:rFonts w:cstheme="minorHAnsi"/>
          <w:sz w:val="24"/>
          <w:szCs w:val="24"/>
        </w:rPr>
        <w:t>(</w:t>
      </w:r>
      <w:r w:rsidR="000818B1" w:rsidRPr="000D140D">
        <w:rPr>
          <w:rFonts w:cstheme="minorHAnsi"/>
          <w:sz w:val="24"/>
          <w:szCs w:val="24"/>
        </w:rPr>
        <w:t>Hays and Lancaster 1975:130)</w:t>
      </w:r>
      <w:r w:rsidR="00410CD2" w:rsidRPr="000D140D">
        <w:rPr>
          <w:rFonts w:cstheme="minorHAnsi"/>
          <w:sz w:val="24"/>
          <w:szCs w:val="24"/>
        </w:rPr>
        <w:t>.</w:t>
      </w:r>
    </w:p>
    <w:p w14:paraId="6AD02E5C" w14:textId="0922C977" w:rsidR="00CB601C" w:rsidRPr="000D140D" w:rsidRDefault="00CB601C" w:rsidP="000D140D">
      <w:pPr>
        <w:pStyle w:val="NoSpacing"/>
        <w:ind w:firstLine="720"/>
        <w:jc w:val="center"/>
        <w:rPr>
          <w:rFonts w:cstheme="minorHAnsi"/>
          <w:sz w:val="24"/>
          <w:szCs w:val="24"/>
        </w:rPr>
      </w:pPr>
      <w:r w:rsidRPr="000D140D">
        <w:rPr>
          <w:rFonts w:cstheme="minorHAnsi"/>
          <w:sz w:val="24"/>
          <w:szCs w:val="24"/>
          <w:highlight w:val="yellow"/>
        </w:rPr>
        <w:t xml:space="preserve">[Figure </w:t>
      </w:r>
      <w:r w:rsidR="003F2FEB">
        <w:rPr>
          <w:rFonts w:cstheme="minorHAnsi"/>
          <w:sz w:val="24"/>
          <w:szCs w:val="24"/>
          <w:highlight w:val="yellow"/>
        </w:rPr>
        <w:t>4</w:t>
      </w:r>
      <w:r w:rsidRPr="000D140D">
        <w:rPr>
          <w:rFonts w:cstheme="minorHAnsi"/>
          <w:sz w:val="24"/>
          <w:szCs w:val="24"/>
          <w:highlight w:val="yellow"/>
        </w:rPr>
        <w:t xml:space="preserve"> about here</w:t>
      </w:r>
      <w:r w:rsidRPr="000D140D">
        <w:rPr>
          <w:rFonts w:cstheme="minorHAnsi"/>
          <w:sz w:val="24"/>
          <w:szCs w:val="24"/>
        </w:rPr>
        <w:t>]</w:t>
      </w:r>
    </w:p>
    <w:p w14:paraId="1C22105D" w14:textId="7E4BD0F0" w:rsidR="002F3368" w:rsidRPr="000D140D" w:rsidRDefault="00CB601C" w:rsidP="00CB601C">
      <w:pPr>
        <w:pStyle w:val="NoSpacing"/>
        <w:ind w:firstLine="720"/>
        <w:rPr>
          <w:rFonts w:cstheme="minorHAnsi"/>
          <w:sz w:val="24"/>
          <w:szCs w:val="24"/>
        </w:rPr>
      </w:pPr>
      <w:r w:rsidRPr="000D140D">
        <w:rPr>
          <w:rFonts w:cstheme="minorHAnsi"/>
          <w:sz w:val="24"/>
          <w:szCs w:val="24"/>
        </w:rPr>
        <w:t xml:space="preserve">Although </w:t>
      </w:r>
      <w:r w:rsidR="002F3368" w:rsidRPr="000D140D">
        <w:rPr>
          <w:rFonts w:cstheme="minorHAnsi"/>
          <w:sz w:val="24"/>
          <w:szCs w:val="24"/>
        </w:rPr>
        <w:t xml:space="preserve">there is a clear temporal progression of hachure elements, in some </w:t>
      </w:r>
      <w:r w:rsidR="00011B5B" w:rsidRPr="000D140D">
        <w:rPr>
          <w:rFonts w:cstheme="minorHAnsi"/>
          <w:sz w:val="24"/>
          <w:szCs w:val="24"/>
        </w:rPr>
        <w:t xml:space="preserve">sequences </w:t>
      </w:r>
      <w:r w:rsidR="002F3368" w:rsidRPr="000D140D">
        <w:rPr>
          <w:rFonts w:cstheme="minorHAnsi"/>
          <w:sz w:val="24"/>
          <w:szCs w:val="24"/>
        </w:rPr>
        <w:t xml:space="preserve">there is significant overlap in the production of Black Mesa-style ceramics </w:t>
      </w:r>
      <w:r w:rsidR="00194FD1" w:rsidRPr="000D140D">
        <w:rPr>
          <w:rFonts w:cstheme="minorHAnsi"/>
          <w:sz w:val="24"/>
          <w:szCs w:val="24"/>
        </w:rPr>
        <w:t xml:space="preserve">and </w:t>
      </w:r>
      <w:r w:rsidR="002F3368" w:rsidRPr="000D140D">
        <w:rPr>
          <w:rFonts w:cstheme="minorHAnsi"/>
          <w:sz w:val="24"/>
          <w:szCs w:val="24"/>
        </w:rPr>
        <w:t xml:space="preserve">ceramics </w:t>
      </w:r>
      <w:r w:rsidR="00194FD1" w:rsidRPr="000D140D">
        <w:rPr>
          <w:rFonts w:cstheme="minorHAnsi"/>
          <w:sz w:val="24"/>
          <w:szCs w:val="24"/>
        </w:rPr>
        <w:t>executed in the derived Dogoszhi-style</w:t>
      </w:r>
      <w:r w:rsidR="002F3368" w:rsidRPr="000D140D">
        <w:rPr>
          <w:rFonts w:cstheme="minorHAnsi"/>
          <w:sz w:val="24"/>
          <w:szCs w:val="24"/>
        </w:rPr>
        <w:t xml:space="preserve">. </w:t>
      </w:r>
      <w:r w:rsidRPr="000D140D">
        <w:rPr>
          <w:rFonts w:cstheme="minorHAnsi"/>
          <w:sz w:val="24"/>
          <w:szCs w:val="24"/>
        </w:rPr>
        <w:t xml:space="preserve">This is the case for Cortez Black-on-white in the Mesa Verde White Ware </w:t>
      </w:r>
      <w:r w:rsidR="002F3368" w:rsidRPr="000D140D">
        <w:rPr>
          <w:rFonts w:cstheme="minorHAnsi"/>
          <w:sz w:val="24"/>
          <w:szCs w:val="24"/>
        </w:rPr>
        <w:t>(</w:t>
      </w:r>
      <w:r w:rsidRPr="000D140D">
        <w:rPr>
          <w:rFonts w:cstheme="minorHAnsi"/>
          <w:sz w:val="24"/>
          <w:szCs w:val="24"/>
        </w:rPr>
        <w:t xml:space="preserve">Hays and Lancaster </w:t>
      </w:r>
      <w:r w:rsidR="002F3368" w:rsidRPr="000D140D">
        <w:rPr>
          <w:rFonts w:cstheme="minorHAnsi"/>
          <w:sz w:val="24"/>
          <w:szCs w:val="24"/>
        </w:rPr>
        <w:t>1975:124)</w:t>
      </w:r>
      <w:r w:rsidRPr="000D140D">
        <w:rPr>
          <w:rFonts w:cstheme="minorHAnsi"/>
          <w:sz w:val="24"/>
          <w:szCs w:val="24"/>
        </w:rPr>
        <w:t xml:space="preserve">, </w:t>
      </w:r>
      <w:r w:rsidR="000D140D">
        <w:rPr>
          <w:rFonts w:cstheme="minorHAnsi"/>
          <w:sz w:val="24"/>
          <w:szCs w:val="24"/>
        </w:rPr>
        <w:t>as well as for Black-Mesa and Dogoszhi-style analogs in the</w:t>
      </w:r>
      <w:r w:rsidR="00850B9F">
        <w:rPr>
          <w:rFonts w:cstheme="minorHAnsi"/>
          <w:sz w:val="24"/>
          <w:szCs w:val="24"/>
        </w:rPr>
        <w:t xml:space="preserve"> </w:t>
      </w:r>
      <w:proofErr w:type="spellStart"/>
      <w:r w:rsidR="002F3368" w:rsidRPr="000D140D">
        <w:rPr>
          <w:rFonts w:cstheme="minorHAnsi"/>
          <w:sz w:val="24"/>
          <w:szCs w:val="24"/>
        </w:rPr>
        <w:t>Chuska</w:t>
      </w:r>
      <w:proofErr w:type="spellEnd"/>
      <w:r w:rsidR="002F3368" w:rsidRPr="000D140D">
        <w:rPr>
          <w:rFonts w:cstheme="minorHAnsi"/>
          <w:sz w:val="24"/>
          <w:szCs w:val="24"/>
        </w:rPr>
        <w:t xml:space="preserve"> White Ware</w:t>
      </w:r>
      <w:r w:rsidRPr="000D140D">
        <w:rPr>
          <w:rFonts w:cstheme="minorHAnsi"/>
          <w:sz w:val="24"/>
          <w:szCs w:val="24"/>
        </w:rPr>
        <w:t xml:space="preserve">, </w:t>
      </w:r>
      <w:r w:rsidR="002F3368" w:rsidRPr="000D140D">
        <w:rPr>
          <w:rFonts w:cstheme="minorHAnsi"/>
          <w:sz w:val="24"/>
          <w:szCs w:val="24"/>
        </w:rPr>
        <w:t>Little Colorado White Ware</w:t>
      </w:r>
      <w:r w:rsidRPr="000D140D">
        <w:rPr>
          <w:rFonts w:cstheme="minorHAnsi"/>
          <w:sz w:val="24"/>
          <w:szCs w:val="24"/>
        </w:rPr>
        <w:t>,</w:t>
      </w:r>
      <w:r w:rsidR="002F3368" w:rsidRPr="000D140D">
        <w:rPr>
          <w:rFonts w:cstheme="minorHAnsi"/>
          <w:sz w:val="24"/>
          <w:szCs w:val="24"/>
        </w:rPr>
        <w:t xml:space="preserve"> </w:t>
      </w:r>
      <w:r w:rsidRPr="000D140D">
        <w:rPr>
          <w:rFonts w:cstheme="minorHAnsi"/>
          <w:sz w:val="24"/>
          <w:szCs w:val="24"/>
        </w:rPr>
        <w:t>San Juan Red Ware (Allison 2008:</w:t>
      </w:r>
      <w:r w:rsidRPr="000D140D">
        <w:rPr>
          <w:rFonts w:cstheme="minorHAnsi"/>
          <w:sz w:val="24"/>
          <w:szCs w:val="24"/>
          <w:highlight w:val="yellow"/>
        </w:rPr>
        <w:t xml:space="preserve">Figure </w:t>
      </w:r>
      <w:r w:rsidR="003F2FEB" w:rsidRPr="000D140D">
        <w:rPr>
          <w:rFonts w:cstheme="minorHAnsi"/>
          <w:sz w:val="24"/>
          <w:szCs w:val="24"/>
          <w:highlight w:val="yellow"/>
        </w:rPr>
        <w:t>2</w:t>
      </w:r>
      <w:r w:rsidRPr="000D140D">
        <w:rPr>
          <w:rFonts w:cstheme="minorHAnsi"/>
          <w:sz w:val="24"/>
          <w:szCs w:val="24"/>
          <w:highlight w:val="yellow"/>
        </w:rPr>
        <w:t>k–l</w:t>
      </w:r>
      <w:r w:rsidRPr="000D140D">
        <w:rPr>
          <w:rFonts w:cstheme="minorHAnsi"/>
          <w:sz w:val="24"/>
          <w:szCs w:val="24"/>
        </w:rPr>
        <w:t xml:space="preserve">), and </w:t>
      </w:r>
      <w:r w:rsidR="002F3368" w:rsidRPr="000D140D">
        <w:rPr>
          <w:rFonts w:cstheme="minorHAnsi"/>
          <w:sz w:val="24"/>
          <w:szCs w:val="24"/>
        </w:rPr>
        <w:t>Tusayan White Ware sequence</w:t>
      </w:r>
      <w:r w:rsidR="00C458E0" w:rsidRPr="000D140D">
        <w:rPr>
          <w:rFonts w:cstheme="minorHAnsi"/>
          <w:sz w:val="24"/>
          <w:szCs w:val="24"/>
        </w:rPr>
        <w:t>s</w:t>
      </w:r>
      <w:r w:rsidR="002F3368" w:rsidRPr="000D140D">
        <w:rPr>
          <w:rFonts w:cstheme="minorHAnsi"/>
          <w:sz w:val="24"/>
          <w:szCs w:val="24"/>
        </w:rPr>
        <w:t xml:space="preserve">. </w:t>
      </w:r>
      <w:r w:rsidR="00222B6F" w:rsidRPr="000D140D">
        <w:rPr>
          <w:rFonts w:cstheme="minorHAnsi"/>
          <w:sz w:val="24"/>
          <w:szCs w:val="24"/>
        </w:rPr>
        <w:t xml:space="preserve">By </w:t>
      </w:r>
      <w:r w:rsidR="001803E7" w:rsidRPr="000D140D">
        <w:rPr>
          <w:rFonts w:cstheme="minorHAnsi"/>
          <w:sz w:val="24"/>
          <w:szCs w:val="24"/>
        </w:rPr>
        <w:t>contrast</w:t>
      </w:r>
      <w:r w:rsidR="002F3368" w:rsidRPr="000D140D">
        <w:rPr>
          <w:rFonts w:cstheme="minorHAnsi"/>
          <w:sz w:val="24"/>
          <w:szCs w:val="24"/>
        </w:rPr>
        <w:t xml:space="preserve">, </w:t>
      </w:r>
      <w:r w:rsidR="002073AA" w:rsidRPr="000D140D">
        <w:rPr>
          <w:rFonts w:cstheme="minorHAnsi"/>
          <w:sz w:val="24"/>
          <w:szCs w:val="24"/>
        </w:rPr>
        <w:t xml:space="preserve">only </w:t>
      </w:r>
      <w:r w:rsidR="00194FD1" w:rsidRPr="000D140D">
        <w:rPr>
          <w:rFonts w:cstheme="minorHAnsi"/>
          <w:sz w:val="24"/>
          <w:szCs w:val="24"/>
        </w:rPr>
        <w:t xml:space="preserve">straight-lined hachure </w:t>
      </w:r>
      <w:r w:rsidR="002073AA" w:rsidRPr="000D140D">
        <w:rPr>
          <w:rFonts w:cstheme="minorHAnsi"/>
          <w:sz w:val="24"/>
          <w:szCs w:val="24"/>
        </w:rPr>
        <w:t>is found in</w:t>
      </w:r>
      <w:r w:rsidR="00194FD1" w:rsidRPr="000D140D">
        <w:rPr>
          <w:rFonts w:cstheme="minorHAnsi"/>
          <w:sz w:val="24"/>
          <w:szCs w:val="24"/>
        </w:rPr>
        <w:t xml:space="preserve"> the </w:t>
      </w:r>
      <w:proofErr w:type="spellStart"/>
      <w:r w:rsidR="00194FD1" w:rsidRPr="000D140D">
        <w:rPr>
          <w:rFonts w:cstheme="minorHAnsi"/>
          <w:sz w:val="24"/>
          <w:szCs w:val="24"/>
        </w:rPr>
        <w:t>Tsegi</w:t>
      </w:r>
      <w:proofErr w:type="spellEnd"/>
      <w:r w:rsidR="00194FD1" w:rsidRPr="000D140D">
        <w:rPr>
          <w:rFonts w:cstheme="minorHAnsi"/>
          <w:sz w:val="24"/>
          <w:szCs w:val="24"/>
        </w:rPr>
        <w:t xml:space="preserve"> Orange Ware </w:t>
      </w:r>
      <w:r w:rsidR="002073AA" w:rsidRPr="000D140D">
        <w:rPr>
          <w:rFonts w:cstheme="minorHAnsi"/>
          <w:sz w:val="24"/>
          <w:szCs w:val="24"/>
        </w:rPr>
        <w:t>tradition that began production around A.D.</w:t>
      </w:r>
      <w:r w:rsidR="002A16EA" w:rsidRPr="000D140D">
        <w:rPr>
          <w:rFonts w:cstheme="minorHAnsi"/>
          <w:sz w:val="24"/>
          <w:szCs w:val="24"/>
        </w:rPr>
        <w:t xml:space="preserve"> </w:t>
      </w:r>
      <w:r w:rsidR="002073AA" w:rsidRPr="000D140D">
        <w:rPr>
          <w:rFonts w:cstheme="minorHAnsi"/>
          <w:sz w:val="24"/>
          <w:szCs w:val="24"/>
        </w:rPr>
        <w:t>1000, coinciding</w:t>
      </w:r>
      <w:r w:rsidR="002F3368" w:rsidRPr="000D140D">
        <w:rPr>
          <w:rFonts w:cstheme="minorHAnsi"/>
          <w:sz w:val="24"/>
          <w:szCs w:val="24"/>
        </w:rPr>
        <w:t xml:space="preserve"> with a decline in the production of San </w:t>
      </w:r>
      <w:r w:rsidR="002073AA" w:rsidRPr="000D140D">
        <w:rPr>
          <w:rFonts w:cstheme="minorHAnsi"/>
          <w:sz w:val="24"/>
          <w:szCs w:val="24"/>
        </w:rPr>
        <w:t>Juan Red Ware (Allison 2008:24). R</w:t>
      </w:r>
      <w:r w:rsidR="002F3368" w:rsidRPr="000D140D">
        <w:rPr>
          <w:rFonts w:cstheme="minorHAnsi"/>
          <w:sz w:val="24"/>
          <w:szCs w:val="24"/>
        </w:rPr>
        <w:t xml:space="preserve">eplacement also occurred in the Cibola White Ware sequence, with </w:t>
      </w:r>
      <w:r w:rsidR="00CC7B0E" w:rsidRPr="000D140D">
        <w:rPr>
          <w:rFonts w:cstheme="minorHAnsi"/>
          <w:sz w:val="24"/>
          <w:szCs w:val="24"/>
        </w:rPr>
        <w:t xml:space="preserve">production of </w:t>
      </w:r>
      <w:r w:rsidR="002F3368" w:rsidRPr="000D140D">
        <w:rPr>
          <w:rFonts w:cstheme="minorHAnsi"/>
          <w:sz w:val="24"/>
          <w:szCs w:val="24"/>
        </w:rPr>
        <w:t>the Black Mesa</w:t>
      </w:r>
      <w:r w:rsidR="00795E66" w:rsidRPr="000D140D">
        <w:rPr>
          <w:rFonts w:cstheme="minorHAnsi"/>
          <w:sz w:val="24"/>
          <w:szCs w:val="24"/>
        </w:rPr>
        <w:t>-style</w:t>
      </w:r>
      <w:r w:rsidR="002F3368" w:rsidRPr="000D140D">
        <w:rPr>
          <w:rFonts w:cstheme="minorHAnsi"/>
          <w:sz w:val="24"/>
          <w:szCs w:val="24"/>
        </w:rPr>
        <w:t xml:space="preserve"> analog in that sequence (Red Mesa Black-on-white) </w:t>
      </w:r>
      <w:r w:rsidR="00A26173" w:rsidRPr="000D140D">
        <w:rPr>
          <w:rFonts w:cstheme="minorHAnsi"/>
          <w:sz w:val="24"/>
          <w:szCs w:val="24"/>
        </w:rPr>
        <w:t xml:space="preserve">ceasing around A.D. 1040 when the Dogoszhi-style analog (Gallup Black-on-white) began </w:t>
      </w:r>
      <w:r w:rsidR="002A16EA" w:rsidRPr="000D140D">
        <w:rPr>
          <w:rFonts w:cstheme="minorHAnsi"/>
          <w:sz w:val="24"/>
          <w:szCs w:val="24"/>
        </w:rPr>
        <w:t xml:space="preserve">being </w:t>
      </w:r>
      <w:r w:rsidR="00A26173" w:rsidRPr="000D140D">
        <w:rPr>
          <w:rFonts w:cstheme="minorHAnsi"/>
          <w:sz w:val="24"/>
          <w:szCs w:val="24"/>
        </w:rPr>
        <w:t>produc</w:t>
      </w:r>
      <w:r w:rsidR="002A16EA" w:rsidRPr="000D140D">
        <w:rPr>
          <w:rFonts w:cstheme="minorHAnsi"/>
          <w:sz w:val="24"/>
          <w:szCs w:val="24"/>
        </w:rPr>
        <w:t>ed</w:t>
      </w:r>
      <w:r w:rsidR="00A26173" w:rsidRPr="000D140D">
        <w:rPr>
          <w:rFonts w:cstheme="minorHAnsi"/>
          <w:sz w:val="24"/>
          <w:szCs w:val="24"/>
        </w:rPr>
        <w:t>.</w:t>
      </w:r>
      <w:r w:rsidR="00AC7B6A" w:rsidRPr="000D140D">
        <w:rPr>
          <w:rFonts w:cstheme="minorHAnsi"/>
          <w:sz w:val="24"/>
          <w:szCs w:val="24"/>
        </w:rPr>
        <w:t xml:space="preserve"> </w:t>
      </w:r>
    </w:p>
    <w:p w14:paraId="587741DC" w14:textId="77777777" w:rsidR="009175E3" w:rsidRPr="000D140D" w:rsidRDefault="00A26173" w:rsidP="009175E3">
      <w:pPr>
        <w:pStyle w:val="NoSpacing"/>
        <w:ind w:firstLine="720"/>
        <w:rPr>
          <w:rFonts w:cstheme="minorHAnsi"/>
          <w:sz w:val="24"/>
          <w:szCs w:val="24"/>
        </w:rPr>
      </w:pPr>
      <w:r w:rsidRPr="000D140D">
        <w:rPr>
          <w:rFonts w:cstheme="minorHAnsi"/>
          <w:sz w:val="24"/>
          <w:szCs w:val="24"/>
        </w:rPr>
        <w:t>Regardless of the exact relationship between Black Mesa- and Dogoszhi-style analogs in a particular sequence</w:t>
      </w:r>
      <w:r w:rsidR="009175E3" w:rsidRPr="000D140D">
        <w:rPr>
          <w:rFonts w:cstheme="minorHAnsi"/>
          <w:sz w:val="24"/>
          <w:szCs w:val="24"/>
        </w:rPr>
        <w:t>, the early 11</w:t>
      </w:r>
      <w:r w:rsidR="009175E3" w:rsidRPr="000D140D">
        <w:rPr>
          <w:rFonts w:cstheme="minorHAnsi"/>
          <w:sz w:val="24"/>
          <w:szCs w:val="24"/>
          <w:vertAlign w:val="superscript"/>
        </w:rPr>
        <w:t>th</w:t>
      </w:r>
      <w:r w:rsidR="009175E3" w:rsidRPr="000D140D">
        <w:rPr>
          <w:rFonts w:cstheme="minorHAnsi"/>
          <w:sz w:val="24"/>
          <w:szCs w:val="24"/>
        </w:rPr>
        <w:t xml:space="preserve"> century marks a</w:t>
      </w:r>
      <w:r w:rsidR="00EE2214" w:rsidRPr="000D140D">
        <w:rPr>
          <w:rFonts w:cstheme="minorHAnsi"/>
          <w:sz w:val="24"/>
          <w:szCs w:val="24"/>
        </w:rPr>
        <w:t xml:space="preserve"> significant</w:t>
      </w:r>
      <w:r w:rsidR="009175E3" w:rsidRPr="000D140D">
        <w:rPr>
          <w:rFonts w:cstheme="minorHAnsi"/>
          <w:sz w:val="24"/>
          <w:szCs w:val="24"/>
        </w:rPr>
        <w:t xml:space="preserve"> shift in ceramic production from earlier styles to a new suite of designs</w:t>
      </w:r>
      <w:r w:rsidRPr="000D140D">
        <w:rPr>
          <w:rFonts w:cstheme="minorHAnsi"/>
          <w:sz w:val="24"/>
          <w:szCs w:val="24"/>
        </w:rPr>
        <w:t xml:space="preserve"> across the northern Southwest</w:t>
      </w:r>
      <w:r w:rsidR="009175E3" w:rsidRPr="000D140D">
        <w:rPr>
          <w:rFonts w:cstheme="minorHAnsi"/>
          <w:sz w:val="24"/>
          <w:szCs w:val="24"/>
        </w:rPr>
        <w:t xml:space="preserve">. This transition is closely associated with the most prolific material and ideological expansion of the Chaco World in the A.D. 1000s. Because of the presumed social significance of this </w:t>
      </w:r>
      <w:r w:rsidRPr="000D140D">
        <w:rPr>
          <w:rFonts w:cstheme="minorHAnsi"/>
          <w:sz w:val="24"/>
          <w:szCs w:val="24"/>
        </w:rPr>
        <w:t>shift in ceramic designs</w:t>
      </w:r>
      <w:r w:rsidR="009175E3" w:rsidRPr="000D140D">
        <w:rPr>
          <w:rFonts w:cstheme="minorHAnsi"/>
          <w:sz w:val="24"/>
          <w:szCs w:val="24"/>
        </w:rPr>
        <w:t>, our analysis evaluates not only the distribution of Dogoszhi-style ceramics, but also the distribution of the Black Mesa-style ceramics from which the</w:t>
      </w:r>
      <w:r w:rsidR="00EE2214" w:rsidRPr="000D140D">
        <w:rPr>
          <w:rFonts w:cstheme="minorHAnsi"/>
          <w:sz w:val="24"/>
          <w:szCs w:val="24"/>
        </w:rPr>
        <w:t xml:space="preserve"> </w:t>
      </w:r>
      <w:r w:rsidR="009175E3" w:rsidRPr="000D140D">
        <w:rPr>
          <w:rFonts w:cstheme="minorHAnsi"/>
          <w:sz w:val="24"/>
          <w:szCs w:val="24"/>
        </w:rPr>
        <w:t>hachure fill of Dogoszhi-style likely derived.</w:t>
      </w:r>
    </w:p>
    <w:p w14:paraId="6A05A809" w14:textId="50F856F3" w:rsidR="00E02CDD" w:rsidRPr="000D140D" w:rsidRDefault="002C6CDF" w:rsidP="000D140D">
      <w:pPr>
        <w:pStyle w:val="NoSpacing"/>
        <w:ind w:firstLine="720"/>
        <w:rPr>
          <w:rFonts w:cstheme="minorHAnsi"/>
          <w:sz w:val="24"/>
          <w:szCs w:val="24"/>
        </w:rPr>
      </w:pPr>
      <w:r w:rsidRPr="000D140D">
        <w:rPr>
          <w:rFonts w:cstheme="minorHAnsi"/>
          <w:sz w:val="24"/>
          <w:szCs w:val="24"/>
        </w:rPr>
        <w:t xml:space="preserve">The social importance of Dogoszhi-style is further suggested by detailed analyses of the style’s execution and the contexts in which the style occurs. </w:t>
      </w:r>
      <w:r w:rsidR="000641E6" w:rsidRPr="000D140D">
        <w:rPr>
          <w:rFonts w:cstheme="minorHAnsi"/>
          <w:sz w:val="24"/>
          <w:szCs w:val="24"/>
        </w:rPr>
        <w:t>Based on her structural/symmetry analyses, Washburn (2011</w:t>
      </w:r>
      <w:r w:rsidR="007319EE" w:rsidRPr="000D140D">
        <w:rPr>
          <w:rFonts w:cstheme="minorHAnsi"/>
          <w:sz w:val="24"/>
          <w:szCs w:val="24"/>
        </w:rPr>
        <w:t>; see also Washburn and Reed 2011</w:t>
      </w:r>
      <w:r w:rsidR="000641E6" w:rsidRPr="000D140D">
        <w:rPr>
          <w:rFonts w:cstheme="minorHAnsi"/>
          <w:sz w:val="24"/>
          <w:szCs w:val="24"/>
        </w:rPr>
        <w:t xml:space="preserve">) </w:t>
      </w:r>
      <w:r w:rsidR="007319EE" w:rsidRPr="000D140D">
        <w:rPr>
          <w:rFonts w:cstheme="minorHAnsi"/>
          <w:sz w:val="24"/>
          <w:szCs w:val="24"/>
        </w:rPr>
        <w:t>developed</w:t>
      </w:r>
      <w:r w:rsidR="000D6D69" w:rsidRPr="000D140D">
        <w:rPr>
          <w:rFonts w:cstheme="minorHAnsi"/>
          <w:sz w:val="24"/>
          <w:szCs w:val="24"/>
        </w:rPr>
        <w:t xml:space="preserve"> a more restricted, structural definiti</w:t>
      </w:r>
      <w:r w:rsidR="002C331E" w:rsidRPr="000D140D">
        <w:rPr>
          <w:rFonts w:cstheme="minorHAnsi"/>
          <w:sz w:val="24"/>
          <w:szCs w:val="24"/>
        </w:rPr>
        <w:t>on of Dogoszhi-s</w:t>
      </w:r>
      <w:r w:rsidR="000D6D69" w:rsidRPr="000D140D">
        <w:rPr>
          <w:rFonts w:cstheme="minorHAnsi"/>
          <w:sz w:val="24"/>
          <w:szCs w:val="24"/>
        </w:rPr>
        <w:t>tyle</w:t>
      </w:r>
      <w:r w:rsidRPr="000D140D">
        <w:rPr>
          <w:rFonts w:cstheme="minorHAnsi"/>
          <w:sz w:val="24"/>
          <w:szCs w:val="24"/>
        </w:rPr>
        <w:t>, called the</w:t>
      </w:r>
      <w:r w:rsidR="000D6D69" w:rsidRPr="000D140D">
        <w:rPr>
          <w:rFonts w:cstheme="minorHAnsi"/>
          <w:sz w:val="24"/>
          <w:szCs w:val="24"/>
        </w:rPr>
        <w:t xml:space="preserve"> Chaco Design System (CDS)</w:t>
      </w:r>
      <w:r w:rsidR="000F471B" w:rsidRPr="000D140D">
        <w:rPr>
          <w:rFonts w:cstheme="minorHAnsi"/>
          <w:sz w:val="24"/>
          <w:szCs w:val="24"/>
        </w:rPr>
        <w:t>,</w:t>
      </w:r>
      <w:r w:rsidR="000D6D69" w:rsidRPr="000D140D">
        <w:rPr>
          <w:rFonts w:cstheme="minorHAnsi"/>
          <w:sz w:val="24"/>
          <w:szCs w:val="24"/>
        </w:rPr>
        <w:t xml:space="preserve"> characterized by </w:t>
      </w:r>
      <w:r w:rsidR="00224FFA" w:rsidRPr="000D140D">
        <w:rPr>
          <w:rFonts w:cstheme="minorHAnsi"/>
          <w:sz w:val="24"/>
          <w:szCs w:val="24"/>
        </w:rPr>
        <w:t xml:space="preserve">counter-change and </w:t>
      </w:r>
      <w:r w:rsidR="000D6D69" w:rsidRPr="000D140D">
        <w:rPr>
          <w:rFonts w:cstheme="minorHAnsi"/>
          <w:sz w:val="24"/>
          <w:szCs w:val="24"/>
        </w:rPr>
        <w:t>continuous-</w:t>
      </w:r>
      <w:r w:rsidRPr="000D140D">
        <w:rPr>
          <w:rFonts w:cstheme="minorHAnsi"/>
          <w:sz w:val="24"/>
          <w:szCs w:val="24"/>
        </w:rPr>
        <w:t>line construction</w:t>
      </w:r>
      <w:r w:rsidR="00795E66" w:rsidRPr="000D140D">
        <w:rPr>
          <w:rFonts w:cstheme="minorHAnsi"/>
          <w:sz w:val="24"/>
          <w:szCs w:val="24"/>
        </w:rPr>
        <w:t xml:space="preserve"> (</w:t>
      </w:r>
      <w:r w:rsidR="00445BF2" w:rsidRPr="000D140D">
        <w:rPr>
          <w:rFonts w:cstheme="minorHAnsi"/>
          <w:sz w:val="24"/>
          <w:szCs w:val="24"/>
        </w:rPr>
        <w:t>as shown in Figure 2a-b and d-e, but not in Figure 2c and f</w:t>
      </w:r>
      <w:r w:rsidR="00795E66" w:rsidRPr="000D140D">
        <w:rPr>
          <w:rFonts w:cstheme="minorHAnsi"/>
          <w:sz w:val="24"/>
          <w:szCs w:val="24"/>
        </w:rPr>
        <w:t>)</w:t>
      </w:r>
      <w:r w:rsidR="000D6D69" w:rsidRPr="000D140D">
        <w:rPr>
          <w:rFonts w:cstheme="minorHAnsi"/>
          <w:sz w:val="24"/>
          <w:szCs w:val="24"/>
        </w:rPr>
        <w:t xml:space="preserve">. </w:t>
      </w:r>
      <w:r w:rsidR="00224FFA" w:rsidRPr="000D140D">
        <w:rPr>
          <w:rFonts w:cstheme="minorHAnsi"/>
          <w:sz w:val="24"/>
          <w:szCs w:val="24"/>
        </w:rPr>
        <w:t xml:space="preserve">Counter-change is produced when the area filled by the hachure </w:t>
      </w:r>
      <w:r w:rsidR="0030736E" w:rsidRPr="000D140D">
        <w:rPr>
          <w:rFonts w:cstheme="minorHAnsi"/>
          <w:sz w:val="24"/>
          <w:szCs w:val="24"/>
        </w:rPr>
        <w:t xml:space="preserve">(or solid fill in other design </w:t>
      </w:r>
      <w:r w:rsidR="00224FFA" w:rsidRPr="000D140D">
        <w:rPr>
          <w:rFonts w:cstheme="minorHAnsi"/>
          <w:sz w:val="24"/>
          <w:szCs w:val="24"/>
        </w:rPr>
        <w:t>systems) is the same size a</w:t>
      </w:r>
      <w:r w:rsidRPr="000D140D">
        <w:rPr>
          <w:rFonts w:cstheme="minorHAnsi"/>
          <w:sz w:val="24"/>
          <w:szCs w:val="24"/>
        </w:rPr>
        <w:t xml:space="preserve">s the unfilled area in </w:t>
      </w:r>
      <w:r w:rsidR="00A546D5" w:rsidRPr="00765E44">
        <w:rPr>
          <w:rFonts w:cstheme="minorHAnsi"/>
          <w:sz w:val="24"/>
          <w:szCs w:val="24"/>
        </w:rPr>
        <w:t>between. The</w:t>
      </w:r>
      <w:r w:rsidR="008F5D0D" w:rsidRPr="000D140D">
        <w:rPr>
          <w:rFonts w:cstheme="minorHAnsi"/>
          <w:sz w:val="24"/>
          <w:szCs w:val="24"/>
        </w:rPr>
        <w:t xml:space="preserve"> counter-change produced through </w:t>
      </w:r>
      <w:r w:rsidR="00A433D5" w:rsidRPr="000D140D">
        <w:rPr>
          <w:rFonts w:cstheme="minorHAnsi"/>
          <w:sz w:val="24"/>
          <w:szCs w:val="24"/>
        </w:rPr>
        <w:t xml:space="preserve">balanced </w:t>
      </w:r>
      <w:r w:rsidR="008F5D0D" w:rsidRPr="000D140D">
        <w:rPr>
          <w:rFonts w:cstheme="minorHAnsi"/>
          <w:sz w:val="24"/>
          <w:szCs w:val="24"/>
        </w:rPr>
        <w:t>hachure and non</w:t>
      </w:r>
      <w:r w:rsidR="00A433D5" w:rsidRPr="000D140D">
        <w:rPr>
          <w:rFonts w:cstheme="minorHAnsi"/>
          <w:sz w:val="24"/>
          <w:szCs w:val="24"/>
        </w:rPr>
        <w:t>-</w:t>
      </w:r>
      <w:r w:rsidR="008F5D0D" w:rsidRPr="000D140D">
        <w:rPr>
          <w:rFonts w:cstheme="minorHAnsi"/>
          <w:sz w:val="24"/>
          <w:szCs w:val="24"/>
        </w:rPr>
        <w:t>hachure designs is also found on other media including wood, textiles,</w:t>
      </w:r>
      <w:r w:rsidR="004D2FC0" w:rsidRPr="000D140D">
        <w:rPr>
          <w:rFonts w:cstheme="minorHAnsi"/>
          <w:sz w:val="24"/>
          <w:szCs w:val="24"/>
        </w:rPr>
        <w:t xml:space="preserve"> ground stone,</w:t>
      </w:r>
      <w:r w:rsidR="008F5D0D" w:rsidRPr="000D140D">
        <w:rPr>
          <w:rFonts w:cstheme="minorHAnsi"/>
          <w:sz w:val="24"/>
          <w:szCs w:val="24"/>
        </w:rPr>
        <w:t xml:space="preserve"> an</w:t>
      </w:r>
      <w:r w:rsidR="00010E16" w:rsidRPr="000D140D">
        <w:rPr>
          <w:rFonts w:cstheme="minorHAnsi"/>
          <w:sz w:val="24"/>
          <w:szCs w:val="24"/>
        </w:rPr>
        <w:t xml:space="preserve">d rock art in the Chaco area. </w:t>
      </w:r>
      <w:r w:rsidR="008F5D0D" w:rsidRPr="000D140D">
        <w:rPr>
          <w:rFonts w:cstheme="minorHAnsi"/>
          <w:sz w:val="24"/>
          <w:szCs w:val="24"/>
        </w:rPr>
        <w:t>In many</w:t>
      </w:r>
      <w:r w:rsidR="00A433D5" w:rsidRPr="000D140D">
        <w:rPr>
          <w:rFonts w:cstheme="minorHAnsi"/>
          <w:sz w:val="24"/>
          <w:szCs w:val="24"/>
        </w:rPr>
        <w:t xml:space="preserve"> of these cross-media</w:t>
      </w:r>
      <w:r w:rsidR="008F5D0D" w:rsidRPr="000D140D">
        <w:rPr>
          <w:rFonts w:cstheme="minorHAnsi"/>
          <w:sz w:val="24"/>
          <w:szCs w:val="24"/>
        </w:rPr>
        <w:t xml:space="preserve"> cases the counter-change is not executed with hachure but instead with contrasting colors</w:t>
      </w:r>
      <w:r w:rsidR="004D2FC0" w:rsidRPr="000D140D">
        <w:rPr>
          <w:rFonts w:cstheme="minorHAnsi"/>
          <w:sz w:val="24"/>
          <w:szCs w:val="24"/>
        </w:rPr>
        <w:t xml:space="preserve"> including red and blue</w:t>
      </w:r>
      <w:r w:rsidR="008F5D0D" w:rsidRPr="000D140D">
        <w:rPr>
          <w:rFonts w:cstheme="minorHAnsi"/>
          <w:sz w:val="24"/>
          <w:szCs w:val="24"/>
        </w:rPr>
        <w:t xml:space="preserve">. </w:t>
      </w:r>
      <w:proofErr w:type="spellStart"/>
      <w:r w:rsidR="00010E16" w:rsidRPr="000D140D">
        <w:rPr>
          <w:rFonts w:cstheme="minorHAnsi"/>
          <w:sz w:val="24"/>
          <w:szCs w:val="24"/>
        </w:rPr>
        <w:t>Plog</w:t>
      </w:r>
      <w:proofErr w:type="spellEnd"/>
      <w:r w:rsidR="00010E16" w:rsidRPr="000D140D">
        <w:rPr>
          <w:rFonts w:cstheme="minorHAnsi"/>
          <w:sz w:val="24"/>
          <w:szCs w:val="24"/>
        </w:rPr>
        <w:t xml:space="preserve"> (2003) </w:t>
      </w:r>
      <w:r w:rsidR="008F5D0D" w:rsidRPr="000D140D">
        <w:rPr>
          <w:rFonts w:cstheme="minorHAnsi"/>
          <w:sz w:val="24"/>
          <w:szCs w:val="24"/>
        </w:rPr>
        <w:t>has argued that hachure is a metaphor for turquoise and other blue-green colors</w:t>
      </w:r>
      <w:r w:rsidR="00010E16" w:rsidRPr="000D140D">
        <w:rPr>
          <w:rFonts w:cstheme="minorHAnsi"/>
          <w:sz w:val="24"/>
          <w:szCs w:val="24"/>
        </w:rPr>
        <w:t xml:space="preserve"> used on thes</w:t>
      </w:r>
      <w:r w:rsidR="002073AA" w:rsidRPr="000D140D">
        <w:rPr>
          <w:rFonts w:cstheme="minorHAnsi"/>
          <w:sz w:val="24"/>
          <w:szCs w:val="24"/>
        </w:rPr>
        <w:t>e other objects</w:t>
      </w:r>
      <w:r w:rsidR="008F5D0D" w:rsidRPr="000D140D">
        <w:rPr>
          <w:rFonts w:cstheme="minorHAnsi"/>
          <w:sz w:val="24"/>
          <w:szCs w:val="24"/>
        </w:rPr>
        <w:t xml:space="preserve">. </w:t>
      </w:r>
      <w:r w:rsidR="004D2FC0" w:rsidRPr="000D140D">
        <w:rPr>
          <w:rFonts w:cstheme="minorHAnsi"/>
          <w:sz w:val="24"/>
          <w:szCs w:val="24"/>
        </w:rPr>
        <w:t xml:space="preserve">Given the importance of </w:t>
      </w:r>
      <w:proofErr w:type="gramStart"/>
      <w:r w:rsidR="004D2FC0" w:rsidRPr="000D140D">
        <w:rPr>
          <w:rFonts w:cstheme="minorHAnsi"/>
          <w:sz w:val="24"/>
          <w:szCs w:val="24"/>
        </w:rPr>
        <w:t>blue-green</w:t>
      </w:r>
      <w:proofErr w:type="gramEnd"/>
      <w:r w:rsidR="004D2FC0" w:rsidRPr="000D140D">
        <w:rPr>
          <w:rFonts w:cstheme="minorHAnsi"/>
          <w:sz w:val="24"/>
          <w:szCs w:val="24"/>
        </w:rPr>
        <w:t xml:space="preserve"> </w:t>
      </w:r>
      <w:r w:rsidR="00027EE3" w:rsidRPr="000D140D">
        <w:rPr>
          <w:rFonts w:cstheme="minorHAnsi"/>
          <w:sz w:val="24"/>
          <w:szCs w:val="24"/>
        </w:rPr>
        <w:t>in counter</w:t>
      </w:r>
      <w:commentRangeStart w:id="9"/>
      <w:r w:rsidR="00027EE3" w:rsidRPr="000D140D">
        <w:rPr>
          <w:rFonts w:cstheme="minorHAnsi"/>
          <w:sz w:val="24"/>
          <w:szCs w:val="24"/>
        </w:rPr>
        <w:t xml:space="preserve">-change designs on ceremonial objects, </w:t>
      </w:r>
      <w:r w:rsidR="009175E3" w:rsidRPr="000D140D">
        <w:rPr>
          <w:rFonts w:cstheme="minorHAnsi"/>
          <w:sz w:val="24"/>
          <w:szCs w:val="24"/>
        </w:rPr>
        <w:t xml:space="preserve">hachure may have had symbolic value to potters. </w:t>
      </w:r>
      <w:r w:rsidR="00A433D5" w:rsidRPr="000D140D">
        <w:rPr>
          <w:rFonts w:cstheme="minorHAnsi"/>
          <w:sz w:val="24"/>
          <w:szCs w:val="24"/>
        </w:rPr>
        <w:t xml:space="preserve">Its </w:t>
      </w:r>
      <w:r w:rsidR="00830C42" w:rsidRPr="000D140D">
        <w:rPr>
          <w:rFonts w:cstheme="minorHAnsi"/>
          <w:sz w:val="24"/>
          <w:szCs w:val="24"/>
        </w:rPr>
        <w:t>wide-spread use</w:t>
      </w:r>
      <w:r w:rsidR="00A433D5" w:rsidRPr="000D140D">
        <w:rPr>
          <w:rFonts w:cstheme="minorHAnsi"/>
          <w:sz w:val="24"/>
          <w:szCs w:val="24"/>
        </w:rPr>
        <w:t xml:space="preserve"> on cylinder jars reinforces </w:t>
      </w:r>
      <w:r w:rsidR="00E91E9F">
        <w:rPr>
          <w:rFonts w:cstheme="minorHAnsi"/>
          <w:sz w:val="24"/>
          <w:szCs w:val="24"/>
        </w:rPr>
        <w:t>this</w:t>
      </w:r>
      <w:r w:rsidR="00E91E9F" w:rsidRPr="000D140D">
        <w:rPr>
          <w:rFonts w:cstheme="minorHAnsi"/>
          <w:sz w:val="24"/>
          <w:szCs w:val="24"/>
        </w:rPr>
        <w:t xml:space="preserve"> </w:t>
      </w:r>
      <w:r w:rsidR="00A433D5" w:rsidRPr="000D140D">
        <w:rPr>
          <w:rFonts w:cstheme="minorHAnsi"/>
          <w:sz w:val="24"/>
          <w:szCs w:val="24"/>
        </w:rPr>
        <w:t>significance</w:t>
      </w:r>
      <w:r w:rsidR="00830C42" w:rsidRPr="000D140D">
        <w:rPr>
          <w:rFonts w:cstheme="minorHAnsi"/>
          <w:sz w:val="24"/>
          <w:szCs w:val="24"/>
        </w:rPr>
        <w:t xml:space="preserve"> (e.g., Crown and Wills 2003)</w:t>
      </w:r>
      <w:r w:rsidR="00A433D5" w:rsidRPr="000D140D">
        <w:rPr>
          <w:rFonts w:cstheme="minorHAnsi"/>
          <w:sz w:val="24"/>
          <w:szCs w:val="24"/>
        </w:rPr>
        <w:t>, but it was also used on</w:t>
      </w:r>
      <w:r w:rsidR="002073AA" w:rsidRPr="000D140D">
        <w:rPr>
          <w:rFonts w:cstheme="minorHAnsi"/>
          <w:sz w:val="24"/>
          <w:szCs w:val="24"/>
        </w:rPr>
        <w:t xml:space="preserve"> </w:t>
      </w:r>
      <w:proofErr w:type="gramStart"/>
      <w:r w:rsidR="002073AA" w:rsidRPr="000D140D">
        <w:rPr>
          <w:rFonts w:cstheme="minorHAnsi"/>
          <w:sz w:val="24"/>
          <w:szCs w:val="24"/>
        </w:rPr>
        <w:t>a large number of</w:t>
      </w:r>
      <w:proofErr w:type="gramEnd"/>
      <w:r w:rsidR="002073AA" w:rsidRPr="000D140D">
        <w:rPr>
          <w:rFonts w:cstheme="minorHAnsi"/>
          <w:sz w:val="24"/>
          <w:szCs w:val="24"/>
        </w:rPr>
        <w:t xml:space="preserve"> other forms</w:t>
      </w:r>
      <w:r w:rsidR="00523F22" w:rsidRPr="000D140D">
        <w:rPr>
          <w:rFonts w:cstheme="minorHAnsi"/>
          <w:sz w:val="24"/>
          <w:szCs w:val="24"/>
        </w:rPr>
        <w:t xml:space="preserve"> in daily use such as serving bowls</w:t>
      </w:r>
      <w:r w:rsidR="00445BF2" w:rsidRPr="000D140D">
        <w:rPr>
          <w:rFonts w:cstheme="minorHAnsi"/>
          <w:sz w:val="24"/>
          <w:szCs w:val="24"/>
        </w:rPr>
        <w:t>, pitchers, and</w:t>
      </w:r>
      <w:r w:rsidR="00523F22" w:rsidRPr="000D140D">
        <w:rPr>
          <w:rFonts w:cstheme="minorHAnsi"/>
          <w:sz w:val="24"/>
          <w:szCs w:val="24"/>
        </w:rPr>
        <w:t xml:space="preserve"> </w:t>
      </w:r>
      <w:r w:rsidR="00445BF2" w:rsidRPr="000D140D">
        <w:rPr>
          <w:rFonts w:cstheme="minorHAnsi"/>
          <w:sz w:val="24"/>
          <w:szCs w:val="24"/>
        </w:rPr>
        <w:t>jars</w:t>
      </w:r>
      <w:r w:rsidR="002073AA" w:rsidRPr="000D140D">
        <w:rPr>
          <w:rFonts w:cstheme="minorHAnsi"/>
          <w:sz w:val="24"/>
          <w:szCs w:val="24"/>
        </w:rPr>
        <w:t>.</w:t>
      </w:r>
      <w:r w:rsidR="00CC7B0E" w:rsidRPr="000D140D">
        <w:rPr>
          <w:rFonts w:cstheme="minorHAnsi"/>
          <w:sz w:val="24"/>
          <w:szCs w:val="24"/>
        </w:rPr>
        <w:t xml:space="preserve"> </w:t>
      </w:r>
      <w:r w:rsidR="00C769C7" w:rsidRPr="000D140D">
        <w:rPr>
          <w:rFonts w:cstheme="minorHAnsi"/>
          <w:sz w:val="24"/>
          <w:szCs w:val="24"/>
        </w:rPr>
        <w:t>T</w:t>
      </w:r>
      <w:r w:rsidR="00EE2214" w:rsidRPr="000D140D">
        <w:rPr>
          <w:rFonts w:cstheme="minorHAnsi"/>
          <w:sz w:val="24"/>
          <w:szCs w:val="24"/>
        </w:rPr>
        <w:t>he sudden proliferation of Dogoszhi-style ceramics coinciding with major growth of other material indicators of the Chacoan World</w:t>
      </w:r>
      <w:r w:rsidR="00F6130D" w:rsidRPr="000D140D">
        <w:rPr>
          <w:rFonts w:cstheme="minorHAnsi"/>
          <w:sz w:val="24"/>
          <w:szCs w:val="24"/>
        </w:rPr>
        <w:t>,</w:t>
      </w:r>
      <w:r w:rsidR="00EE2214" w:rsidRPr="000D140D">
        <w:rPr>
          <w:rFonts w:cstheme="minorHAnsi"/>
          <w:sz w:val="24"/>
          <w:szCs w:val="24"/>
        </w:rPr>
        <w:t xml:space="preserve"> </w:t>
      </w:r>
      <w:r w:rsidR="00C769C7" w:rsidRPr="000D140D">
        <w:rPr>
          <w:rFonts w:cstheme="minorHAnsi"/>
          <w:sz w:val="24"/>
          <w:szCs w:val="24"/>
        </w:rPr>
        <w:t xml:space="preserve">and </w:t>
      </w:r>
      <w:r w:rsidR="00EE2214" w:rsidRPr="000D140D">
        <w:rPr>
          <w:rFonts w:cstheme="minorHAnsi"/>
          <w:sz w:val="24"/>
          <w:szCs w:val="24"/>
        </w:rPr>
        <w:t xml:space="preserve">the potential symbolic </w:t>
      </w:r>
      <w:r w:rsidR="00EE2214" w:rsidRPr="000D140D">
        <w:rPr>
          <w:rFonts w:cstheme="minorHAnsi"/>
          <w:sz w:val="24"/>
          <w:szCs w:val="24"/>
        </w:rPr>
        <w:lastRenderedPageBreak/>
        <w:t xml:space="preserve">importance of hachure designs on ceramic vessels are </w:t>
      </w:r>
      <w:r w:rsidR="00C769C7" w:rsidRPr="000D140D">
        <w:rPr>
          <w:rFonts w:cstheme="minorHAnsi"/>
          <w:sz w:val="24"/>
          <w:szCs w:val="24"/>
        </w:rPr>
        <w:t xml:space="preserve">potential </w:t>
      </w:r>
      <w:r w:rsidR="00EE2214" w:rsidRPr="000D140D">
        <w:rPr>
          <w:rFonts w:cstheme="minorHAnsi"/>
          <w:sz w:val="24"/>
          <w:szCs w:val="24"/>
        </w:rPr>
        <w:t xml:space="preserve">evidence favoring arguments for Dogoszhi as an elite-style. </w:t>
      </w:r>
      <w:r w:rsidR="00E94B72" w:rsidRPr="000D140D">
        <w:rPr>
          <w:rFonts w:cstheme="minorHAnsi"/>
          <w:sz w:val="24"/>
          <w:szCs w:val="24"/>
        </w:rPr>
        <w:t xml:space="preserve">In this study </w:t>
      </w:r>
      <w:r w:rsidR="00EE2214" w:rsidRPr="000D140D">
        <w:rPr>
          <w:rFonts w:cstheme="minorHAnsi"/>
          <w:sz w:val="24"/>
          <w:szCs w:val="24"/>
        </w:rPr>
        <w:t xml:space="preserve">we evaluate the distribution of Dogoszhi-style ceramics across the Chacoan World and what this distribution means for the </w:t>
      </w:r>
      <w:commentRangeEnd w:id="9"/>
      <w:r w:rsidR="000638E8">
        <w:rPr>
          <w:rStyle w:val="CommentReference"/>
        </w:rPr>
        <w:commentReference w:id="9"/>
      </w:r>
      <w:r w:rsidR="00EE2214" w:rsidRPr="000D140D">
        <w:rPr>
          <w:rFonts w:cstheme="minorHAnsi"/>
          <w:sz w:val="24"/>
          <w:szCs w:val="24"/>
        </w:rPr>
        <w:t>possible social si</w:t>
      </w:r>
      <w:r w:rsidR="0082057A" w:rsidRPr="000D140D">
        <w:rPr>
          <w:rFonts w:cstheme="minorHAnsi"/>
          <w:sz w:val="24"/>
          <w:szCs w:val="24"/>
        </w:rPr>
        <w:t xml:space="preserve">gnificance of the style and its development from earlier design repertoires. </w:t>
      </w:r>
    </w:p>
    <w:p w14:paraId="5A39BBE3" w14:textId="622C9512" w:rsidR="0067508E" w:rsidRPr="000D140D" w:rsidRDefault="0067508E" w:rsidP="000D140D">
      <w:pPr>
        <w:pStyle w:val="NoSpacing"/>
        <w:jc w:val="center"/>
        <w:rPr>
          <w:rFonts w:cstheme="minorHAnsi"/>
          <w:sz w:val="24"/>
          <w:szCs w:val="24"/>
        </w:rPr>
      </w:pPr>
      <w:r w:rsidRPr="000D140D">
        <w:rPr>
          <w:rFonts w:cstheme="minorHAnsi"/>
          <w:b/>
          <w:sz w:val="24"/>
          <w:szCs w:val="24"/>
        </w:rPr>
        <w:t>Data and Methods</w:t>
      </w:r>
    </w:p>
    <w:p w14:paraId="243A06E6" w14:textId="360730FF" w:rsidR="0067508E" w:rsidRPr="000D140D" w:rsidRDefault="0067508E" w:rsidP="0067508E">
      <w:pPr>
        <w:pStyle w:val="NoSpacing"/>
        <w:rPr>
          <w:rFonts w:cstheme="minorHAnsi"/>
          <w:sz w:val="24"/>
          <w:szCs w:val="24"/>
        </w:rPr>
      </w:pPr>
      <w:r w:rsidRPr="000D140D">
        <w:rPr>
          <w:rFonts w:cstheme="minorHAnsi"/>
          <w:sz w:val="24"/>
          <w:szCs w:val="24"/>
        </w:rPr>
        <w:tab/>
        <w:t xml:space="preserve">As </w:t>
      </w:r>
      <w:proofErr w:type="spellStart"/>
      <w:r w:rsidRPr="000D140D">
        <w:rPr>
          <w:rFonts w:cstheme="minorHAnsi"/>
          <w:sz w:val="24"/>
          <w:szCs w:val="24"/>
        </w:rPr>
        <w:t>Neitzel</w:t>
      </w:r>
      <w:proofErr w:type="spellEnd"/>
      <w:r w:rsidRPr="000D140D">
        <w:rPr>
          <w:rFonts w:cstheme="minorHAnsi"/>
          <w:sz w:val="24"/>
          <w:szCs w:val="24"/>
        </w:rPr>
        <w:t xml:space="preserve"> notes in </w:t>
      </w:r>
      <w:r w:rsidR="00CB601C" w:rsidRPr="000D140D">
        <w:rPr>
          <w:rFonts w:cstheme="minorHAnsi"/>
          <w:sz w:val="24"/>
          <w:szCs w:val="24"/>
        </w:rPr>
        <w:t xml:space="preserve">her </w:t>
      </w:r>
      <w:r w:rsidRPr="000D140D">
        <w:rPr>
          <w:rFonts w:cstheme="minorHAnsi"/>
          <w:sz w:val="24"/>
          <w:szCs w:val="24"/>
        </w:rPr>
        <w:t>study of style and hierarchy in the Chaco World, “the major obstacle to testing expectations about stylistic patterning with</w:t>
      </w:r>
      <w:r w:rsidR="005E1442" w:rsidRPr="000D140D">
        <w:rPr>
          <w:rFonts w:cstheme="minorHAnsi"/>
          <w:sz w:val="24"/>
          <w:szCs w:val="24"/>
        </w:rPr>
        <w:t>in</w:t>
      </w:r>
      <w:r w:rsidRPr="000D140D">
        <w:rPr>
          <w:rFonts w:cstheme="minorHAnsi"/>
          <w:sz w:val="24"/>
          <w:szCs w:val="24"/>
        </w:rPr>
        <w:t xml:space="preserve"> the Chacoan regional system is the incompleteness of the available data” (1995:399). The development of the Chaco Social Networks (CSN) database </w:t>
      </w:r>
      <w:r w:rsidR="004A08BD" w:rsidRPr="000D140D">
        <w:rPr>
          <w:rFonts w:cstheme="minorHAnsi"/>
          <w:sz w:val="24"/>
          <w:szCs w:val="24"/>
        </w:rPr>
        <w:t>is one step towards overcoming</w:t>
      </w:r>
      <w:r w:rsidRPr="000D140D">
        <w:rPr>
          <w:rFonts w:cstheme="minorHAnsi"/>
          <w:sz w:val="24"/>
          <w:szCs w:val="24"/>
        </w:rPr>
        <w:t xml:space="preserve"> this obstacle, allowing for a larger scale exploration of the distribution of both Dogoszhi-style and Black Mesa-style ceramics. The CSN database contains information about location, site size, monumental and public architecture attributes, and ceramic assemblages for </w:t>
      </w:r>
      <w:commentRangeStart w:id="10"/>
      <w:r w:rsidRPr="000D140D">
        <w:rPr>
          <w:rFonts w:cstheme="minorHAnsi"/>
          <w:sz w:val="24"/>
          <w:szCs w:val="24"/>
        </w:rPr>
        <w:t>467</w:t>
      </w:r>
      <w:commentRangeEnd w:id="10"/>
      <w:r w:rsidR="000638E8">
        <w:rPr>
          <w:rStyle w:val="CommentReference"/>
        </w:rPr>
        <w:commentReference w:id="10"/>
      </w:r>
      <w:r w:rsidRPr="000D140D">
        <w:rPr>
          <w:rFonts w:cstheme="minorHAnsi"/>
          <w:sz w:val="24"/>
          <w:szCs w:val="24"/>
        </w:rPr>
        <w:t xml:space="preserve"> Chacoan sites dating between A.D. 800 and 1300 (Mills et al. 2018). The database includes sites </w:t>
      </w:r>
      <w:r w:rsidR="000658B1" w:rsidRPr="000D140D">
        <w:rPr>
          <w:rFonts w:cstheme="minorHAnsi"/>
          <w:sz w:val="24"/>
          <w:szCs w:val="24"/>
        </w:rPr>
        <w:t xml:space="preserve">that </w:t>
      </w:r>
      <w:r w:rsidRPr="000D140D">
        <w:rPr>
          <w:rFonts w:cstheme="minorHAnsi"/>
          <w:sz w:val="24"/>
          <w:szCs w:val="24"/>
        </w:rPr>
        <w:t xml:space="preserve">have Chacoan architectural features: great houses, great kivas, or both. Ceramic assemblages for each site have been previously apportioned across ten 50-year intervals, between A.D. 800 and 1300, using methods originally established for the Southwest Social Networks project (Roberts </w:t>
      </w:r>
      <w:r w:rsidR="00C45F53" w:rsidRPr="000D140D">
        <w:rPr>
          <w:rFonts w:cstheme="minorHAnsi"/>
          <w:sz w:val="24"/>
          <w:szCs w:val="24"/>
        </w:rPr>
        <w:t>et al.</w:t>
      </w:r>
      <w:r w:rsidRPr="000D140D">
        <w:rPr>
          <w:rFonts w:cstheme="minorHAnsi"/>
          <w:sz w:val="24"/>
          <w:szCs w:val="24"/>
        </w:rPr>
        <w:t xml:space="preserve"> 2012</w:t>
      </w:r>
      <w:del w:id="11" w:author="Matthew Peeples" w:date="2020-10-21T11:02:00Z">
        <w:r w:rsidRPr="000D140D" w:rsidDel="00AD6797">
          <w:rPr>
            <w:rFonts w:cstheme="minorHAnsi"/>
            <w:sz w:val="24"/>
            <w:szCs w:val="24"/>
          </w:rPr>
          <w:delText xml:space="preserve">) and updated for the </w:delText>
        </w:r>
        <w:commentRangeStart w:id="12"/>
        <w:commentRangeStart w:id="13"/>
        <w:r w:rsidRPr="000D140D" w:rsidDel="00AD6797">
          <w:rPr>
            <w:rFonts w:cstheme="minorHAnsi"/>
            <w:sz w:val="24"/>
            <w:szCs w:val="24"/>
          </w:rPr>
          <w:delText>Chaco Social Networks project (Mills et al. 2018</w:delText>
        </w:r>
      </w:del>
      <w:r w:rsidRPr="000D140D">
        <w:rPr>
          <w:rFonts w:cstheme="minorHAnsi"/>
          <w:sz w:val="24"/>
          <w:szCs w:val="24"/>
        </w:rPr>
        <w:t>)</w:t>
      </w:r>
      <w:commentRangeEnd w:id="12"/>
      <w:r w:rsidR="000638E8">
        <w:rPr>
          <w:rStyle w:val="CommentReference"/>
        </w:rPr>
        <w:commentReference w:id="12"/>
      </w:r>
      <w:commentRangeEnd w:id="13"/>
      <w:r w:rsidR="00AD6797">
        <w:rPr>
          <w:rStyle w:val="CommentReference"/>
        </w:rPr>
        <w:commentReference w:id="13"/>
      </w:r>
      <w:r w:rsidRPr="000D140D">
        <w:rPr>
          <w:rFonts w:cstheme="minorHAnsi"/>
          <w:sz w:val="24"/>
          <w:szCs w:val="24"/>
        </w:rPr>
        <w:t xml:space="preserve">. </w:t>
      </w:r>
    </w:p>
    <w:p w14:paraId="05C9BFF1" w14:textId="2628BBC0" w:rsidR="004A08BD" w:rsidRPr="000D140D" w:rsidRDefault="0067508E" w:rsidP="0067508E">
      <w:pPr>
        <w:pStyle w:val="NoSpacing"/>
        <w:ind w:firstLine="720"/>
        <w:rPr>
          <w:rFonts w:cstheme="minorHAnsi"/>
          <w:sz w:val="24"/>
          <w:szCs w:val="24"/>
        </w:rPr>
      </w:pPr>
      <w:r w:rsidRPr="000D140D">
        <w:rPr>
          <w:rFonts w:cstheme="minorHAnsi"/>
          <w:sz w:val="24"/>
          <w:szCs w:val="24"/>
        </w:rPr>
        <w:t xml:space="preserve">For this analysis, the </w:t>
      </w:r>
      <w:r w:rsidR="00BB5E19" w:rsidRPr="000D140D">
        <w:rPr>
          <w:rFonts w:cstheme="minorHAnsi"/>
          <w:sz w:val="24"/>
          <w:szCs w:val="24"/>
        </w:rPr>
        <w:t>p</w:t>
      </w:r>
      <w:r w:rsidR="003F2FEB">
        <w:rPr>
          <w:rFonts w:cstheme="minorHAnsi"/>
          <w:sz w:val="24"/>
          <w:szCs w:val="24"/>
        </w:rPr>
        <w:t>ercentage</w:t>
      </w:r>
      <w:r w:rsidR="00BB5E19" w:rsidRPr="000D140D">
        <w:rPr>
          <w:rFonts w:cstheme="minorHAnsi"/>
          <w:sz w:val="24"/>
          <w:szCs w:val="24"/>
        </w:rPr>
        <w:t xml:space="preserve"> </w:t>
      </w:r>
      <w:r w:rsidRPr="000D140D">
        <w:rPr>
          <w:rFonts w:cstheme="minorHAnsi"/>
          <w:sz w:val="24"/>
          <w:szCs w:val="24"/>
        </w:rPr>
        <w:t xml:space="preserve">of Black Mesa-style and Dogoszhi-style ceramics </w:t>
      </w:r>
      <w:r w:rsidR="00BB5E19" w:rsidRPr="000D140D">
        <w:rPr>
          <w:rFonts w:cstheme="minorHAnsi"/>
          <w:sz w:val="24"/>
          <w:szCs w:val="24"/>
        </w:rPr>
        <w:t xml:space="preserve">within the decorated assemblage </w:t>
      </w:r>
      <w:r w:rsidRPr="000D140D">
        <w:rPr>
          <w:rFonts w:cstheme="minorHAnsi"/>
          <w:sz w:val="24"/>
          <w:szCs w:val="24"/>
        </w:rPr>
        <w:t xml:space="preserve">was calculated for each </w:t>
      </w:r>
      <w:r w:rsidR="00D37BEF" w:rsidRPr="000D140D">
        <w:rPr>
          <w:rFonts w:cstheme="minorHAnsi"/>
          <w:sz w:val="24"/>
          <w:szCs w:val="24"/>
        </w:rPr>
        <w:t xml:space="preserve">great house or great kiva </w:t>
      </w:r>
      <w:r w:rsidRPr="000D140D">
        <w:rPr>
          <w:rFonts w:cstheme="minorHAnsi"/>
          <w:sz w:val="24"/>
          <w:szCs w:val="24"/>
        </w:rPr>
        <w:t>site in each 50-year interval</w:t>
      </w:r>
      <w:r w:rsidR="00330F8A" w:rsidRPr="000D140D">
        <w:rPr>
          <w:rFonts w:cstheme="minorHAnsi"/>
          <w:sz w:val="24"/>
          <w:szCs w:val="24"/>
        </w:rPr>
        <w:t xml:space="preserve"> </w:t>
      </w:r>
      <w:r w:rsidR="003F2FEB">
        <w:rPr>
          <w:rFonts w:cstheme="minorHAnsi"/>
          <w:sz w:val="24"/>
          <w:szCs w:val="24"/>
        </w:rPr>
        <w:t>using</w:t>
      </w:r>
      <w:r w:rsidR="003F2FEB" w:rsidRPr="000D140D">
        <w:rPr>
          <w:rFonts w:cstheme="minorHAnsi"/>
          <w:sz w:val="24"/>
          <w:szCs w:val="24"/>
        </w:rPr>
        <w:t xml:space="preserve"> </w:t>
      </w:r>
      <w:r w:rsidR="00523F22" w:rsidRPr="000D140D">
        <w:rPr>
          <w:rFonts w:cstheme="minorHAnsi"/>
          <w:sz w:val="24"/>
          <w:szCs w:val="24"/>
        </w:rPr>
        <w:t>the</w:t>
      </w:r>
      <w:r w:rsidR="00330F8A" w:rsidRPr="000D140D">
        <w:rPr>
          <w:rFonts w:cstheme="minorHAnsi"/>
          <w:sz w:val="24"/>
          <w:szCs w:val="24"/>
        </w:rPr>
        <w:t xml:space="preserve"> list of analog styles</w:t>
      </w:r>
      <w:r w:rsidR="00523F22" w:rsidRPr="000D140D">
        <w:rPr>
          <w:rFonts w:cstheme="minorHAnsi"/>
          <w:sz w:val="24"/>
          <w:szCs w:val="24"/>
        </w:rPr>
        <w:t xml:space="preserve"> in Table 1</w:t>
      </w:r>
      <w:r w:rsidRPr="000D140D">
        <w:rPr>
          <w:rFonts w:cstheme="minorHAnsi"/>
          <w:sz w:val="24"/>
          <w:szCs w:val="24"/>
        </w:rPr>
        <w:t xml:space="preserve">. </w:t>
      </w:r>
      <w:r w:rsidR="004A08BD" w:rsidRPr="000D140D">
        <w:rPr>
          <w:rFonts w:cstheme="minorHAnsi"/>
          <w:sz w:val="24"/>
          <w:szCs w:val="24"/>
        </w:rPr>
        <w:t xml:space="preserve">An important caveat to this list of Dogoszhi-style analogs is that most archaeologists in the Mesa Verde region have </w:t>
      </w:r>
      <w:r w:rsidR="002A3F7F" w:rsidRPr="000D140D">
        <w:rPr>
          <w:rFonts w:cstheme="minorHAnsi"/>
          <w:sz w:val="24"/>
          <w:szCs w:val="24"/>
        </w:rPr>
        <w:t xml:space="preserve">combined </w:t>
      </w:r>
      <w:r w:rsidR="004A08BD" w:rsidRPr="000D140D">
        <w:rPr>
          <w:rFonts w:cstheme="minorHAnsi"/>
          <w:sz w:val="24"/>
          <w:szCs w:val="24"/>
        </w:rPr>
        <w:t>vessels with a variety of design repertories (including Dogoszhi-style) into a single type</w:t>
      </w:r>
      <w:r w:rsidR="002A3F7F" w:rsidRPr="000D140D">
        <w:rPr>
          <w:rFonts w:cstheme="minorHAnsi"/>
          <w:sz w:val="24"/>
          <w:szCs w:val="24"/>
        </w:rPr>
        <w:t xml:space="preserve"> </w:t>
      </w:r>
      <w:r w:rsidR="007B6C28" w:rsidRPr="000D140D">
        <w:rPr>
          <w:rFonts w:cstheme="minorHAnsi"/>
          <w:sz w:val="24"/>
          <w:szCs w:val="24"/>
        </w:rPr>
        <w:t>based on their shared</w:t>
      </w:r>
      <w:r w:rsidR="002A3F7F" w:rsidRPr="000D140D">
        <w:rPr>
          <w:rFonts w:cstheme="minorHAnsi"/>
          <w:sz w:val="24"/>
          <w:szCs w:val="24"/>
        </w:rPr>
        <w:t xml:space="preserve"> technological attributes</w:t>
      </w:r>
      <w:r w:rsidR="004A08BD" w:rsidRPr="000D140D">
        <w:rPr>
          <w:rFonts w:cstheme="minorHAnsi"/>
          <w:sz w:val="24"/>
          <w:szCs w:val="24"/>
        </w:rPr>
        <w:t>: Mancos Black-on-white (</w:t>
      </w:r>
      <w:proofErr w:type="spellStart"/>
      <w:r w:rsidR="004A08BD" w:rsidRPr="000D140D">
        <w:rPr>
          <w:rFonts w:cstheme="minorHAnsi"/>
          <w:sz w:val="24"/>
          <w:szCs w:val="24"/>
        </w:rPr>
        <w:t>Br</w:t>
      </w:r>
      <w:r w:rsidR="007B6C28" w:rsidRPr="000D140D">
        <w:rPr>
          <w:rFonts w:cstheme="minorHAnsi"/>
          <w:sz w:val="24"/>
          <w:szCs w:val="24"/>
        </w:rPr>
        <w:t>eternitz</w:t>
      </w:r>
      <w:proofErr w:type="spellEnd"/>
      <w:r w:rsidR="007B6C28" w:rsidRPr="000D140D">
        <w:rPr>
          <w:rFonts w:cstheme="minorHAnsi"/>
          <w:sz w:val="24"/>
          <w:szCs w:val="24"/>
        </w:rPr>
        <w:t xml:space="preserve"> et al. 1974). As such</w:t>
      </w:r>
      <w:r w:rsidR="004A08BD" w:rsidRPr="000D140D">
        <w:rPr>
          <w:rFonts w:cstheme="minorHAnsi"/>
          <w:sz w:val="24"/>
          <w:szCs w:val="24"/>
        </w:rPr>
        <w:t xml:space="preserve">, only a subset of Mancos Black-on-white is </w:t>
      </w:r>
      <w:proofErr w:type="gramStart"/>
      <w:r w:rsidR="004A08BD" w:rsidRPr="000D140D">
        <w:rPr>
          <w:rFonts w:cstheme="minorHAnsi"/>
          <w:sz w:val="24"/>
          <w:szCs w:val="24"/>
        </w:rPr>
        <w:t>actually decorated</w:t>
      </w:r>
      <w:proofErr w:type="gramEnd"/>
      <w:r w:rsidR="004A08BD" w:rsidRPr="000D140D">
        <w:rPr>
          <w:rFonts w:cstheme="minorHAnsi"/>
          <w:sz w:val="24"/>
          <w:szCs w:val="24"/>
        </w:rPr>
        <w:t xml:space="preserve"> with all-over hachure </w:t>
      </w:r>
      <w:commentRangeStart w:id="14"/>
      <w:r w:rsidR="004A08BD" w:rsidRPr="000D140D">
        <w:rPr>
          <w:rFonts w:cstheme="minorHAnsi"/>
          <w:sz w:val="24"/>
          <w:szCs w:val="24"/>
        </w:rPr>
        <w:t>designs</w:t>
      </w:r>
      <w:commentRangeEnd w:id="14"/>
      <w:r w:rsidR="000638E8">
        <w:rPr>
          <w:rStyle w:val="CommentReference"/>
        </w:rPr>
        <w:commentReference w:id="14"/>
      </w:r>
      <w:r w:rsidR="004A08BD" w:rsidRPr="000D140D">
        <w:rPr>
          <w:rFonts w:cstheme="minorHAnsi"/>
          <w:sz w:val="24"/>
          <w:szCs w:val="24"/>
        </w:rPr>
        <w:t xml:space="preserve">. However, </w:t>
      </w:r>
      <w:commentRangeStart w:id="15"/>
      <w:r w:rsidR="007B6C28" w:rsidRPr="000D140D">
        <w:rPr>
          <w:rFonts w:cstheme="minorHAnsi"/>
          <w:sz w:val="24"/>
          <w:szCs w:val="24"/>
        </w:rPr>
        <w:t>Dogoszhi-style comprised 30% to 54% of the Mancos Black-on-white sherds in</w:t>
      </w:r>
      <w:r w:rsidRPr="000D140D">
        <w:rPr>
          <w:rFonts w:cstheme="minorHAnsi"/>
          <w:sz w:val="24"/>
          <w:szCs w:val="24"/>
        </w:rPr>
        <w:t xml:space="preserve"> four assemblages where analysts have recorded the style of individual Mancos Black-on-white sherds</w:t>
      </w:r>
      <w:r w:rsidR="007B6C28" w:rsidRPr="000D140D">
        <w:rPr>
          <w:rFonts w:cstheme="minorHAnsi"/>
          <w:sz w:val="24"/>
          <w:szCs w:val="24"/>
        </w:rPr>
        <w:t xml:space="preserve"> (Table </w:t>
      </w:r>
      <w:r w:rsidR="009112AB" w:rsidRPr="000D140D">
        <w:rPr>
          <w:rFonts w:cstheme="minorHAnsi"/>
          <w:sz w:val="24"/>
          <w:szCs w:val="24"/>
        </w:rPr>
        <w:t>2</w:t>
      </w:r>
      <w:r w:rsidR="007B6C28" w:rsidRPr="000D140D">
        <w:rPr>
          <w:rFonts w:cstheme="minorHAnsi"/>
          <w:sz w:val="24"/>
          <w:szCs w:val="24"/>
        </w:rPr>
        <w:t>)</w:t>
      </w:r>
      <w:r w:rsidRPr="000D140D">
        <w:rPr>
          <w:rFonts w:cstheme="minorHAnsi"/>
          <w:sz w:val="24"/>
          <w:szCs w:val="24"/>
        </w:rPr>
        <w:t xml:space="preserve">. This </w:t>
      </w:r>
      <w:r w:rsidR="00F571DC" w:rsidRPr="000D140D">
        <w:rPr>
          <w:rFonts w:cstheme="minorHAnsi"/>
          <w:sz w:val="24"/>
          <w:szCs w:val="24"/>
        </w:rPr>
        <w:t>mean</w:t>
      </w:r>
      <w:r w:rsidR="000658B1" w:rsidRPr="000D140D">
        <w:rPr>
          <w:rFonts w:cstheme="minorHAnsi"/>
          <w:sz w:val="24"/>
          <w:szCs w:val="24"/>
        </w:rPr>
        <w:t>s</w:t>
      </w:r>
      <w:r w:rsidRPr="000D140D">
        <w:rPr>
          <w:rFonts w:cstheme="minorHAnsi"/>
          <w:sz w:val="24"/>
          <w:szCs w:val="24"/>
        </w:rPr>
        <w:t xml:space="preserve"> that, while </w:t>
      </w:r>
      <w:r w:rsidR="004A08BD" w:rsidRPr="000D140D">
        <w:rPr>
          <w:rFonts w:cstheme="minorHAnsi"/>
          <w:sz w:val="24"/>
          <w:szCs w:val="24"/>
        </w:rPr>
        <w:t xml:space="preserve">we overrepresent </w:t>
      </w:r>
      <w:r w:rsidR="00AE1F39" w:rsidRPr="000D140D">
        <w:rPr>
          <w:rFonts w:cstheme="minorHAnsi"/>
          <w:sz w:val="24"/>
          <w:szCs w:val="24"/>
        </w:rPr>
        <w:t xml:space="preserve">the </w:t>
      </w:r>
      <w:r w:rsidR="008C1648">
        <w:rPr>
          <w:rFonts w:cstheme="minorHAnsi"/>
          <w:sz w:val="24"/>
          <w:szCs w:val="24"/>
        </w:rPr>
        <w:t xml:space="preserve">relative </w:t>
      </w:r>
      <w:r w:rsidR="00AE1F39" w:rsidRPr="000D140D">
        <w:rPr>
          <w:rFonts w:cstheme="minorHAnsi"/>
          <w:sz w:val="24"/>
          <w:szCs w:val="24"/>
        </w:rPr>
        <w:t xml:space="preserve">frequency of </w:t>
      </w:r>
      <w:r w:rsidRPr="000D140D">
        <w:rPr>
          <w:rFonts w:cstheme="minorHAnsi"/>
          <w:sz w:val="24"/>
          <w:szCs w:val="24"/>
        </w:rPr>
        <w:t xml:space="preserve">Dogoszhi-style by including Mancos Black-on-white as a Dogoszhi analog, Mancos Black-on-white </w:t>
      </w:r>
      <w:r w:rsidR="007C562E" w:rsidRPr="000D140D">
        <w:rPr>
          <w:rFonts w:cstheme="minorHAnsi"/>
          <w:sz w:val="24"/>
          <w:szCs w:val="24"/>
        </w:rPr>
        <w:t xml:space="preserve">is still useful for </w:t>
      </w:r>
      <w:r w:rsidR="00F571DC" w:rsidRPr="000D140D">
        <w:rPr>
          <w:rFonts w:cstheme="minorHAnsi"/>
          <w:sz w:val="24"/>
          <w:szCs w:val="24"/>
        </w:rPr>
        <w:t>understand</w:t>
      </w:r>
      <w:r w:rsidR="007C562E" w:rsidRPr="000D140D">
        <w:rPr>
          <w:rFonts w:cstheme="minorHAnsi"/>
          <w:sz w:val="24"/>
          <w:szCs w:val="24"/>
        </w:rPr>
        <w:t>ing</w:t>
      </w:r>
      <w:r w:rsidR="00F571DC" w:rsidRPr="000D140D">
        <w:rPr>
          <w:rFonts w:cstheme="minorHAnsi"/>
          <w:sz w:val="24"/>
          <w:szCs w:val="24"/>
        </w:rPr>
        <w:t xml:space="preserve"> the distribution </w:t>
      </w:r>
      <w:r w:rsidRPr="000D140D">
        <w:rPr>
          <w:rFonts w:cstheme="minorHAnsi"/>
          <w:sz w:val="24"/>
          <w:szCs w:val="24"/>
        </w:rPr>
        <w:t>of Dogoszhi-style ceramics in the northern San Juan</w:t>
      </w:r>
      <w:r w:rsidR="004A08BD" w:rsidRPr="000D140D">
        <w:rPr>
          <w:rFonts w:cstheme="minorHAnsi"/>
          <w:sz w:val="24"/>
          <w:szCs w:val="24"/>
        </w:rPr>
        <w:t>.</w:t>
      </w:r>
      <w:commentRangeEnd w:id="15"/>
      <w:r w:rsidR="00AD6797">
        <w:rPr>
          <w:rStyle w:val="CommentReference"/>
        </w:rPr>
        <w:commentReference w:id="15"/>
      </w:r>
    </w:p>
    <w:p w14:paraId="29CD97B1" w14:textId="4CD43D2C" w:rsidR="009112AB" w:rsidRPr="000D140D" w:rsidRDefault="009112AB" w:rsidP="000D140D">
      <w:pPr>
        <w:pStyle w:val="NoSpacing"/>
        <w:ind w:firstLine="720"/>
        <w:jc w:val="center"/>
        <w:rPr>
          <w:rFonts w:cstheme="minorHAnsi"/>
          <w:sz w:val="24"/>
          <w:szCs w:val="24"/>
        </w:rPr>
      </w:pPr>
      <w:r w:rsidRPr="000D140D">
        <w:rPr>
          <w:rFonts w:cstheme="minorHAnsi"/>
          <w:sz w:val="24"/>
          <w:szCs w:val="24"/>
          <w:highlight w:val="yellow"/>
        </w:rPr>
        <w:t>[Table 2 about here]</w:t>
      </w:r>
    </w:p>
    <w:p w14:paraId="61C65976" w14:textId="2A667F18" w:rsidR="0067508E" w:rsidRPr="000D140D" w:rsidRDefault="004D0162" w:rsidP="000D140D">
      <w:pPr>
        <w:pStyle w:val="NoSpacing"/>
        <w:rPr>
          <w:rFonts w:cstheme="minorHAnsi"/>
          <w:sz w:val="24"/>
          <w:szCs w:val="24"/>
        </w:rPr>
      </w:pPr>
      <w:r>
        <w:rPr>
          <w:rFonts w:cstheme="minorHAnsi"/>
          <w:sz w:val="24"/>
          <w:szCs w:val="24"/>
        </w:rPr>
        <w:tab/>
      </w:r>
      <w:r w:rsidR="005265D6" w:rsidRPr="000D140D">
        <w:rPr>
          <w:rFonts w:cstheme="minorHAnsi"/>
          <w:sz w:val="24"/>
          <w:szCs w:val="24"/>
        </w:rPr>
        <w:t xml:space="preserve">The </w:t>
      </w:r>
      <w:r w:rsidR="00C23E11" w:rsidRPr="000D140D">
        <w:rPr>
          <w:rFonts w:cstheme="minorHAnsi"/>
          <w:sz w:val="24"/>
          <w:szCs w:val="24"/>
        </w:rPr>
        <w:t xml:space="preserve">relative </w:t>
      </w:r>
      <w:r w:rsidR="005265D6" w:rsidRPr="000D140D">
        <w:rPr>
          <w:rFonts w:cstheme="minorHAnsi"/>
          <w:sz w:val="24"/>
          <w:szCs w:val="24"/>
        </w:rPr>
        <w:t>f</w:t>
      </w:r>
      <w:r w:rsidR="0067508E" w:rsidRPr="000D140D">
        <w:rPr>
          <w:rFonts w:cstheme="minorHAnsi"/>
          <w:sz w:val="24"/>
          <w:szCs w:val="24"/>
        </w:rPr>
        <w:t>requency of both Black Mesa- and Dogoszhi-style ceramics was also calcula</w:t>
      </w:r>
      <w:r w:rsidR="00E148B4" w:rsidRPr="000D140D">
        <w:rPr>
          <w:rFonts w:cstheme="minorHAnsi"/>
          <w:sz w:val="24"/>
          <w:szCs w:val="24"/>
        </w:rPr>
        <w:t xml:space="preserve">ted for every site within </w:t>
      </w:r>
      <w:r w:rsidR="008364E2" w:rsidRPr="000D140D">
        <w:rPr>
          <w:rFonts w:cstheme="minorHAnsi"/>
          <w:sz w:val="24"/>
          <w:szCs w:val="24"/>
        </w:rPr>
        <w:t xml:space="preserve">eight </w:t>
      </w:r>
      <w:r w:rsidR="0067508E" w:rsidRPr="000D140D">
        <w:rPr>
          <w:rFonts w:cstheme="minorHAnsi"/>
          <w:sz w:val="24"/>
          <w:szCs w:val="24"/>
        </w:rPr>
        <w:t xml:space="preserve">Chacoan great house communities included </w:t>
      </w:r>
      <w:r w:rsidR="00E148B4" w:rsidRPr="000D140D">
        <w:rPr>
          <w:rFonts w:cstheme="minorHAnsi"/>
          <w:sz w:val="24"/>
          <w:szCs w:val="24"/>
        </w:rPr>
        <w:t>in the CSN database</w:t>
      </w:r>
      <w:r w:rsidR="003F2FEB">
        <w:rPr>
          <w:rFonts w:cstheme="minorHAnsi"/>
          <w:sz w:val="24"/>
          <w:szCs w:val="24"/>
        </w:rPr>
        <w:t xml:space="preserve"> (</w:t>
      </w:r>
      <w:r w:rsidR="003F2FEB" w:rsidRPr="000D140D">
        <w:rPr>
          <w:rFonts w:cstheme="minorHAnsi"/>
          <w:sz w:val="24"/>
          <w:szCs w:val="24"/>
          <w:highlight w:val="yellow"/>
        </w:rPr>
        <w:t>Table 3</w:t>
      </w:r>
      <w:r w:rsidR="003F2FEB">
        <w:rPr>
          <w:rFonts w:cstheme="minorHAnsi"/>
          <w:sz w:val="24"/>
          <w:szCs w:val="24"/>
        </w:rPr>
        <w:t>)</w:t>
      </w:r>
      <w:r w:rsidR="0067508E" w:rsidRPr="000D140D">
        <w:rPr>
          <w:rFonts w:cstheme="minorHAnsi"/>
          <w:sz w:val="24"/>
          <w:szCs w:val="24"/>
        </w:rPr>
        <w:t xml:space="preserve">. </w:t>
      </w:r>
      <w:r w:rsidR="00AD0C92" w:rsidRPr="000D140D">
        <w:rPr>
          <w:rFonts w:cstheme="minorHAnsi"/>
          <w:sz w:val="24"/>
          <w:szCs w:val="24"/>
        </w:rPr>
        <w:t>Chacoan</w:t>
      </w:r>
      <w:r w:rsidR="0067508E" w:rsidRPr="000D140D">
        <w:rPr>
          <w:rFonts w:cstheme="minorHAnsi"/>
          <w:sz w:val="24"/>
          <w:szCs w:val="24"/>
        </w:rPr>
        <w:t xml:space="preserve"> communiti</w:t>
      </w:r>
      <w:r w:rsidR="005E1442" w:rsidRPr="000D140D">
        <w:rPr>
          <w:rFonts w:cstheme="minorHAnsi"/>
          <w:sz w:val="24"/>
          <w:szCs w:val="24"/>
        </w:rPr>
        <w:t xml:space="preserve">es consist of </w:t>
      </w:r>
      <w:proofErr w:type="gramStart"/>
      <w:r w:rsidR="005E1442" w:rsidRPr="000D140D">
        <w:rPr>
          <w:rFonts w:cstheme="minorHAnsi"/>
          <w:sz w:val="24"/>
          <w:szCs w:val="24"/>
        </w:rPr>
        <w:t>a number of</w:t>
      </w:r>
      <w:proofErr w:type="gramEnd"/>
      <w:r w:rsidR="005E1442" w:rsidRPr="000D140D">
        <w:rPr>
          <w:rFonts w:cstheme="minorHAnsi"/>
          <w:sz w:val="24"/>
          <w:szCs w:val="24"/>
        </w:rPr>
        <w:t xml:space="preserve"> small residential</w:t>
      </w:r>
      <w:r w:rsidR="0067508E" w:rsidRPr="000D140D">
        <w:rPr>
          <w:rFonts w:cstheme="minorHAnsi"/>
          <w:sz w:val="24"/>
          <w:szCs w:val="24"/>
        </w:rPr>
        <w:t xml:space="preserve"> sites </w:t>
      </w:r>
      <w:r w:rsidR="000658B1" w:rsidRPr="000D140D">
        <w:rPr>
          <w:rFonts w:cstheme="minorHAnsi"/>
          <w:sz w:val="24"/>
          <w:szCs w:val="24"/>
        </w:rPr>
        <w:t>that are associated</w:t>
      </w:r>
      <w:r w:rsidR="0067508E" w:rsidRPr="000D140D">
        <w:rPr>
          <w:rFonts w:cstheme="minorHAnsi"/>
          <w:sz w:val="24"/>
          <w:szCs w:val="24"/>
        </w:rPr>
        <w:t xml:space="preserve"> with </w:t>
      </w:r>
      <w:r w:rsidR="00795E66" w:rsidRPr="000D140D">
        <w:rPr>
          <w:rFonts w:cstheme="minorHAnsi"/>
          <w:sz w:val="24"/>
          <w:szCs w:val="24"/>
        </w:rPr>
        <w:t xml:space="preserve">one or more great houses and/or great kivas </w:t>
      </w:r>
      <w:r w:rsidR="0067508E" w:rsidRPr="000D140D">
        <w:rPr>
          <w:rFonts w:cstheme="minorHAnsi"/>
          <w:sz w:val="24"/>
          <w:szCs w:val="24"/>
        </w:rPr>
        <w:t>(</w:t>
      </w:r>
      <w:proofErr w:type="spellStart"/>
      <w:r w:rsidR="005E1442" w:rsidRPr="000D140D">
        <w:rPr>
          <w:rFonts w:cstheme="minorHAnsi"/>
          <w:sz w:val="24"/>
          <w:szCs w:val="24"/>
        </w:rPr>
        <w:t>Doyel</w:t>
      </w:r>
      <w:proofErr w:type="spellEnd"/>
      <w:r w:rsidR="005E1442" w:rsidRPr="000D140D">
        <w:rPr>
          <w:rFonts w:cstheme="minorHAnsi"/>
          <w:sz w:val="24"/>
          <w:szCs w:val="24"/>
        </w:rPr>
        <w:t xml:space="preserve"> et al. 1984</w:t>
      </w:r>
      <w:r w:rsidR="0067508E" w:rsidRPr="000D140D">
        <w:rPr>
          <w:rFonts w:cstheme="minorHAnsi"/>
          <w:sz w:val="24"/>
          <w:szCs w:val="24"/>
        </w:rPr>
        <w:t xml:space="preserve">). Some communities have more than one associated great house or great kiva, while </w:t>
      </w:r>
      <w:r w:rsidR="00795E66" w:rsidRPr="000D140D">
        <w:rPr>
          <w:rFonts w:cstheme="minorHAnsi"/>
          <w:sz w:val="24"/>
          <w:szCs w:val="24"/>
        </w:rPr>
        <w:t xml:space="preserve">others </w:t>
      </w:r>
      <w:r w:rsidR="0067508E" w:rsidRPr="000D140D">
        <w:rPr>
          <w:rFonts w:cstheme="minorHAnsi"/>
          <w:sz w:val="24"/>
          <w:szCs w:val="24"/>
        </w:rPr>
        <w:t xml:space="preserve">have only one of </w:t>
      </w:r>
      <w:r w:rsidR="00795E66" w:rsidRPr="000D140D">
        <w:rPr>
          <w:rFonts w:cstheme="minorHAnsi"/>
          <w:sz w:val="24"/>
          <w:szCs w:val="24"/>
        </w:rPr>
        <w:t xml:space="preserve">these </w:t>
      </w:r>
      <w:r w:rsidR="005E1442" w:rsidRPr="000D140D">
        <w:rPr>
          <w:rFonts w:cstheme="minorHAnsi"/>
          <w:sz w:val="24"/>
          <w:szCs w:val="24"/>
        </w:rPr>
        <w:t>feature</w:t>
      </w:r>
      <w:r w:rsidR="00795E66" w:rsidRPr="000D140D">
        <w:rPr>
          <w:rFonts w:cstheme="minorHAnsi"/>
          <w:sz w:val="24"/>
          <w:szCs w:val="24"/>
        </w:rPr>
        <w:t>s</w:t>
      </w:r>
      <w:r w:rsidR="0067508E" w:rsidRPr="000D140D">
        <w:rPr>
          <w:rFonts w:cstheme="minorHAnsi"/>
          <w:sz w:val="24"/>
          <w:szCs w:val="24"/>
        </w:rPr>
        <w:t>.</w:t>
      </w:r>
      <w:r>
        <w:rPr>
          <w:rFonts w:cstheme="minorHAnsi"/>
          <w:sz w:val="24"/>
          <w:szCs w:val="24"/>
        </w:rPr>
        <w:t xml:space="preserve"> </w:t>
      </w:r>
      <w:r w:rsidRPr="002E2FD4">
        <w:rPr>
          <w:rFonts w:cstheme="minorHAnsi"/>
          <w:sz w:val="24"/>
          <w:szCs w:val="24"/>
        </w:rPr>
        <w:t xml:space="preserve">For Chacoan outlier communities, Black Mesa- and Dogoszhi-style frequency was averaged for each interval, independently for small sites and </w:t>
      </w:r>
      <w:r w:rsidR="00482692">
        <w:rPr>
          <w:rFonts w:cstheme="minorHAnsi"/>
          <w:sz w:val="24"/>
          <w:szCs w:val="24"/>
        </w:rPr>
        <w:t xml:space="preserve">for </w:t>
      </w:r>
      <w:r w:rsidRPr="002E2FD4">
        <w:rPr>
          <w:rFonts w:cstheme="minorHAnsi"/>
          <w:sz w:val="24"/>
          <w:szCs w:val="24"/>
        </w:rPr>
        <w:t>sites with Chacoan architecture.</w:t>
      </w:r>
    </w:p>
    <w:p w14:paraId="728D304D" w14:textId="77777777" w:rsidR="003F2FEB" w:rsidRPr="00D8618B" w:rsidRDefault="0067508E" w:rsidP="003F2FEB">
      <w:pPr>
        <w:autoSpaceDE w:val="0"/>
        <w:autoSpaceDN w:val="0"/>
        <w:adjustRightInd w:val="0"/>
        <w:spacing w:after="0" w:line="240" w:lineRule="auto"/>
        <w:jc w:val="center"/>
        <w:rPr>
          <w:rFonts w:cstheme="minorHAnsi"/>
          <w:sz w:val="24"/>
          <w:szCs w:val="24"/>
        </w:rPr>
      </w:pPr>
      <w:r w:rsidRPr="000D140D">
        <w:rPr>
          <w:rFonts w:cstheme="minorHAnsi"/>
          <w:sz w:val="24"/>
          <w:szCs w:val="24"/>
        </w:rPr>
        <w:tab/>
      </w:r>
      <w:r w:rsidR="003F2FEB" w:rsidRPr="00D8618B">
        <w:rPr>
          <w:rFonts w:cstheme="minorHAnsi"/>
          <w:sz w:val="24"/>
          <w:szCs w:val="24"/>
          <w:highlight w:val="yellow"/>
        </w:rPr>
        <w:t>[Table 3 abut here]</w:t>
      </w:r>
    </w:p>
    <w:p w14:paraId="0909E6D1" w14:textId="0063DEF2" w:rsidR="00245F38" w:rsidRDefault="00795E66" w:rsidP="00482692">
      <w:pPr>
        <w:autoSpaceDE w:val="0"/>
        <w:autoSpaceDN w:val="0"/>
        <w:adjustRightInd w:val="0"/>
        <w:spacing w:after="0" w:line="240" w:lineRule="auto"/>
        <w:ind w:firstLine="720"/>
        <w:rPr>
          <w:rFonts w:cstheme="minorHAnsi"/>
          <w:sz w:val="24"/>
          <w:szCs w:val="24"/>
        </w:rPr>
      </w:pPr>
      <w:r w:rsidRPr="00482692">
        <w:rPr>
          <w:rFonts w:cstheme="minorHAnsi"/>
          <w:sz w:val="24"/>
          <w:szCs w:val="24"/>
        </w:rPr>
        <w:t>T</w:t>
      </w:r>
      <w:r w:rsidR="0067508E" w:rsidRPr="00482692">
        <w:rPr>
          <w:rFonts w:cstheme="minorHAnsi"/>
          <w:sz w:val="24"/>
          <w:szCs w:val="24"/>
        </w:rPr>
        <w:t xml:space="preserve">o evaluate the distribution of each style across the Chaco World, the </w:t>
      </w:r>
      <w:r w:rsidR="001A7073" w:rsidRPr="00482692">
        <w:rPr>
          <w:rFonts w:cstheme="minorHAnsi"/>
          <w:sz w:val="24"/>
          <w:szCs w:val="24"/>
        </w:rPr>
        <w:t xml:space="preserve">proportion </w:t>
      </w:r>
      <w:r w:rsidR="0067508E" w:rsidRPr="00482692">
        <w:rPr>
          <w:rFonts w:cstheme="minorHAnsi"/>
          <w:sz w:val="24"/>
          <w:szCs w:val="24"/>
        </w:rPr>
        <w:t>of each style was compared a</w:t>
      </w:r>
      <w:r w:rsidR="00F571DC" w:rsidRPr="00482692">
        <w:rPr>
          <w:rFonts w:cstheme="minorHAnsi"/>
          <w:sz w:val="24"/>
          <w:szCs w:val="24"/>
        </w:rPr>
        <w:t>gainst other site-level metrics</w:t>
      </w:r>
      <w:r w:rsidR="0067508E" w:rsidRPr="00482692">
        <w:rPr>
          <w:rFonts w:cstheme="minorHAnsi"/>
          <w:sz w:val="24"/>
          <w:szCs w:val="24"/>
        </w:rPr>
        <w:t xml:space="preserve"> for each 50-year interval. </w:t>
      </w:r>
      <w:r w:rsidR="001A7073" w:rsidRPr="00482692">
        <w:rPr>
          <w:rFonts w:cstheme="minorHAnsi"/>
          <w:sz w:val="24"/>
          <w:szCs w:val="24"/>
        </w:rPr>
        <w:t xml:space="preserve">These site-level metrics </w:t>
      </w:r>
      <w:r w:rsidR="0067508E" w:rsidRPr="00482692">
        <w:rPr>
          <w:rFonts w:cstheme="minorHAnsi"/>
          <w:sz w:val="24"/>
          <w:szCs w:val="24"/>
        </w:rPr>
        <w:t>ser</w:t>
      </w:r>
      <w:r w:rsidR="00F571DC" w:rsidRPr="00482692">
        <w:rPr>
          <w:rFonts w:cstheme="minorHAnsi"/>
          <w:sz w:val="24"/>
          <w:szCs w:val="24"/>
        </w:rPr>
        <w:t>ve as proxies for the possible</w:t>
      </w:r>
      <w:r w:rsidR="0067508E" w:rsidRPr="00482692">
        <w:rPr>
          <w:rFonts w:cstheme="minorHAnsi"/>
          <w:sz w:val="24"/>
          <w:szCs w:val="24"/>
        </w:rPr>
        <w:t xml:space="preserve"> importance of a site in the Chacoan settlement </w:t>
      </w:r>
      <w:r w:rsidR="00F571DC" w:rsidRPr="00482692">
        <w:rPr>
          <w:rFonts w:cstheme="minorHAnsi"/>
          <w:sz w:val="24"/>
          <w:szCs w:val="24"/>
        </w:rPr>
        <w:t>system</w:t>
      </w:r>
      <w:r w:rsidR="001A7073" w:rsidRPr="00482692">
        <w:rPr>
          <w:rFonts w:cstheme="minorHAnsi"/>
          <w:sz w:val="24"/>
          <w:szCs w:val="24"/>
        </w:rPr>
        <w:t xml:space="preserve"> and </w:t>
      </w:r>
      <w:r w:rsidR="0067508E" w:rsidRPr="00482692">
        <w:rPr>
          <w:rFonts w:cstheme="minorHAnsi"/>
          <w:sz w:val="24"/>
          <w:szCs w:val="24"/>
        </w:rPr>
        <w:t>include</w:t>
      </w:r>
      <w:r w:rsidRPr="00482692">
        <w:rPr>
          <w:rFonts w:cstheme="minorHAnsi"/>
          <w:sz w:val="24"/>
          <w:szCs w:val="24"/>
        </w:rPr>
        <w:t xml:space="preserve"> </w:t>
      </w:r>
      <w:r w:rsidR="0067508E" w:rsidRPr="00482692">
        <w:rPr>
          <w:rFonts w:cstheme="minorHAnsi"/>
          <w:sz w:val="24"/>
          <w:szCs w:val="24"/>
        </w:rPr>
        <w:t xml:space="preserve">size class of the site, </w:t>
      </w:r>
      <w:r w:rsidRPr="00482692">
        <w:rPr>
          <w:rFonts w:cstheme="minorHAnsi"/>
          <w:sz w:val="24"/>
          <w:szCs w:val="24"/>
        </w:rPr>
        <w:t xml:space="preserve">number of rooms, </w:t>
      </w:r>
      <w:r w:rsidR="0067508E" w:rsidRPr="00482692">
        <w:rPr>
          <w:rFonts w:cstheme="minorHAnsi"/>
          <w:sz w:val="24"/>
          <w:szCs w:val="24"/>
        </w:rPr>
        <w:t xml:space="preserve">and eigenvector centrality. </w:t>
      </w:r>
      <w:r w:rsidR="001A7073" w:rsidRPr="00482692">
        <w:rPr>
          <w:rFonts w:cstheme="minorHAnsi"/>
          <w:sz w:val="24"/>
          <w:szCs w:val="24"/>
        </w:rPr>
        <w:t xml:space="preserve">A size class was assigned to each site based on the four size classes identified previously by Jill </w:t>
      </w:r>
      <w:proofErr w:type="spellStart"/>
      <w:r w:rsidR="001A7073" w:rsidRPr="00482692">
        <w:rPr>
          <w:rFonts w:cstheme="minorHAnsi"/>
          <w:sz w:val="24"/>
          <w:szCs w:val="24"/>
        </w:rPr>
        <w:t>Neitzel</w:t>
      </w:r>
      <w:proofErr w:type="spellEnd"/>
      <w:r w:rsidR="001A7073" w:rsidRPr="00482692">
        <w:rPr>
          <w:rFonts w:cstheme="minorHAnsi"/>
          <w:sz w:val="24"/>
          <w:szCs w:val="24"/>
        </w:rPr>
        <w:t xml:space="preserve"> as potential tiers of a settlement hierarchy (1995:399). </w:t>
      </w:r>
      <w:r w:rsidRPr="00482692">
        <w:rPr>
          <w:rFonts w:cstheme="minorHAnsi"/>
          <w:sz w:val="24"/>
          <w:szCs w:val="24"/>
        </w:rPr>
        <w:t>M</w:t>
      </w:r>
      <w:r w:rsidR="00F571DC" w:rsidRPr="00482692">
        <w:rPr>
          <w:rFonts w:cstheme="minorHAnsi"/>
          <w:sz w:val="24"/>
          <w:szCs w:val="24"/>
        </w:rPr>
        <w:t>ean room count</w:t>
      </w:r>
      <w:r w:rsidRPr="00482692">
        <w:rPr>
          <w:rFonts w:cstheme="minorHAnsi"/>
          <w:sz w:val="24"/>
          <w:szCs w:val="24"/>
        </w:rPr>
        <w:t>s</w:t>
      </w:r>
      <w:r w:rsidR="001A7073" w:rsidRPr="00482692">
        <w:rPr>
          <w:rFonts w:cstheme="minorHAnsi"/>
          <w:sz w:val="24"/>
          <w:szCs w:val="24"/>
        </w:rPr>
        <w:t xml:space="preserve"> constitute another </w:t>
      </w:r>
      <w:r w:rsidR="001A7073" w:rsidRPr="00482692">
        <w:rPr>
          <w:rFonts w:cstheme="minorHAnsi"/>
          <w:sz w:val="24"/>
          <w:szCs w:val="24"/>
        </w:rPr>
        <w:lastRenderedPageBreak/>
        <w:t xml:space="preserve">proxy for each site’s </w:t>
      </w:r>
      <w:proofErr w:type="gramStart"/>
      <w:r w:rsidR="001A7073" w:rsidRPr="00482692">
        <w:rPr>
          <w:rFonts w:cstheme="minorHAnsi"/>
          <w:sz w:val="24"/>
          <w:szCs w:val="24"/>
        </w:rPr>
        <w:t>importance</w:t>
      </w:r>
      <w:r w:rsidR="0067508E" w:rsidRPr="00482692">
        <w:rPr>
          <w:rFonts w:cstheme="minorHAnsi"/>
          <w:sz w:val="24"/>
          <w:szCs w:val="24"/>
        </w:rPr>
        <w:t xml:space="preserve">, </w:t>
      </w:r>
      <w:r w:rsidR="001A7073" w:rsidRPr="00482692">
        <w:rPr>
          <w:rFonts w:cstheme="minorHAnsi"/>
          <w:sz w:val="24"/>
          <w:szCs w:val="24"/>
        </w:rPr>
        <w:t>but</w:t>
      </w:r>
      <w:proofErr w:type="gramEnd"/>
      <w:r w:rsidR="001A7073" w:rsidRPr="00482692">
        <w:rPr>
          <w:rFonts w:cstheme="minorHAnsi"/>
          <w:sz w:val="24"/>
          <w:szCs w:val="24"/>
        </w:rPr>
        <w:t xml:space="preserve"> </w:t>
      </w:r>
      <w:r w:rsidRPr="00482692">
        <w:rPr>
          <w:rFonts w:cstheme="minorHAnsi"/>
          <w:sz w:val="24"/>
          <w:szCs w:val="24"/>
        </w:rPr>
        <w:t>are not available for all sites in the</w:t>
      </w:r>
      <w:r w:rsidR="0067508E" w:rsidRPr="00482692">
        <w:rPr>
          <w:rFonts w:cstheme="minorHAnsi"/>
          <w:sz w:val="24"/>
          <w:szCs w:val="24"/>
        </w:rPr>
        <w:t xml:space="preserve"> CSN database due to variability in site recording.</w:t>
      </w:r>
      <w:r w:rsidR="00F6130D" w:rsidRPr="00482692">
        <w:rPr>
          <w:rFonts w:cstheme="minorHAnsi"/>
          <w:sz w:val="24"/>
          <w:szCs w:val="24"/>
        </w:rPr>
        <w:t xml:space="preserve"> </w:t>
      </w:r>
      <w:r w:rsidR="00AD0C92" w:rsidRPr="00482692">
        <w:rPr>
          <w:rFonts w:cstheme="minorHAnsi"/>
          <w:sz w:val="24"/>
          <w:szCs w:val="24"/>
        </w:rPr>
        <w:t>Furthermore, s</w:t>
      </w:r>
      <w:r w:rsidR="0067508E" w:rsidRPr="00482692">
        <w:rPr>
          <w:rFonts w:cstheme="minorHAnsi"/>
          <w:sz w:val="24"/>
          <w:szCs w:val="24"/>
        </w:rPr>
        <w:t>ite size is invariant across all intervals examined here</w:t>
      </w:r>
      <w:r w:rsidR="00245F38" w:rsidRPr="00482692">
        <w:rPr>
          <w:rFonts w:cstheme="minorHAnsi"/>
          <w:sz w:val="24"/>
          <w:szCs w:val="24"/>
        </w:rPr>
        <w:t>;</w:t>
      </w:r>
      <w:r w:rsidR="0067508E" w:rsidRPr="00482692">
        <w:rPr>
          <w:rFonts w:cstheme="minorHAnsi"/>
          <w:sz w:val="24"/>
          <w:szCs w:val="24"/>
        </w:rPr>
        <w:t xml:space="preserve"> without detailed </w:t>
      </w:r>
      <w:proofErr w:type="spellStart"/>
      <w:r w:rsidR="0067508E" w:rsidRPr="00482692">
        <w:rPr>
          <w:rFonts w:cstheme="minorHAnsi"/>
          <w:sz w:val="24"/>
          <w:szCs w:val="24"/>
        </w:rPr>
        <w:t>intrasite</w:t>
      </w:r>
      <w:proofErr w:type="spellEnd"/>
      <w:r w:rsidR="0067508E" w:rsidRPr="00482692">
        <w:rPr>
          <w:rFonts w:cstheme="minorHAnsi"/>
          <w:sz w:val="24"/>
          <w:szCs w:val="24"/>
        </w:rPr>
        <w:t xml:space="preserve"> information, it is difficult to vary size with the actual growth of a site. As such, our measure of mean site size will tend to overestimate true site size for long-lived sites and for early intervals in the total occupation of a site. </w:t>
      </w:r>
    </w:p>
    <w:p w14:paraId="5C465A7E" w14:textId="464E988D" w:rsidR="00446ED3" w:rsidRPr="007A19CB" w:rsidRDefault="00AD0C92" w:rsidP="00446ED3">
      <w:pPr>
        <w:pStyle w:val="NoSpacing"/>
        <w:ind w:firstLine="720"/>
        <w:rPr>
          <w:rFonts w:cstheme="minorHAnsi"/>
          <w:sz w:val="24"/>
          <w:szCs w:val="24"/>
        </w:rPr>
      </w:pPr>
      <w:r w:rsidRPr="007A19CB">
        <w:rPr>
          <w:rFonts w:cstheme="minorHAnsi"/>
          <w:sz w:val="24"/>
          <w:szCs w:val="24"/>
        </w:rPr>
        <w:t>As a final proxy measure</w:t>
      </w:r>
      <w:r w:rsidR="001A7073" w:rsidRPr="007A19CB">
        <w:rPr>
          <w:rFonts w:cstheme="minorHAnsi"/>
          <w:sz w:val="24"/>
          <w:szCs w:val="24"/>
        </w:rPr>
        <w:t xml:space="preserve"> of a site’s importance</w:t>
      </w:r>
      <w:r w:rsidRPr="007A19CB">
        <w:rPr>
          <w:rFonts w:cstheme="minorHAnsi"/>
          <w:sz w:val="24"/>
          <w:szCs w:val="24"/>
        </w:rPr>
        <w:t xml:space="preserve">, </w:t>
      </w:r>
      <w:r w:rsidR="00AF3ED5" w:rsidRPr="007A19CB">
        <w:rPr>
          <w:rFonts w:cstheme="minorHAnsi"/>
          <w:sz w:val="24"/>
          <w:szCs w:val="24"/>
        </w:rPr>
        <w:t>we used</w:t>
      </w:r>
      <w:r w:rsidRPr="007A19CB">
        <w:rPr>
          <w:rFonts w:cstheme="minorHAnsi"/>
          <w:sz w:val="24"/>
          <w:szCs w:val="24"/>
        </w:rPr>
        <w:t xml:space="preserve"> </w:t>
      </w:r>
      <w:r w:rsidR="007319EE" w:rsidRPr="007A19CB">
        <w:rPr>
          <w:rFonts w:cstheme="minorHAnsi"/>
          <w:sz w:val="24"/>
          <w:szCs w:val="24"/>
        </w:rPr>
        <w:t xml:space="preserve">network </w:t>
      </w:r>
      <w:r w:rsidR="00B16D91" w:rsidRPr="007A19CB">
        <w:rPr>
          <w:rFonts w:cstheme="minorHAnsi"/>
          <w:sz w:val="24"/>
          <w:szCs w:val="24"/>
        </w:rPr>
        <w:t xml:space="preserve">measures </w:t>
      </w:r>
      <w:r w:rsidRPr="007A19CB">
        <w:rPr>
          <w:rFonts w:cstheme="minorHAnsi"/>
          <w:sz w:val="24"/>
          <w:szCs w:val="24"/>
        </w:rPr>
        <w:t>from</w:t>
      </w:r>
      <w:r w:rsidR="00AF3ED5" w:rsidRPr="007A19CB">
        <w:rPr>
          <w:rFonts w:cstheme="minorHAnsi"/>
          <w:sz w:val="24"/>
          <w:szCs w:val="24"/>
        </w:rPr>
        <w:t xml:space="preserve"> previously published studies to evaluate the proportion of Black Mesa</w:t>
      </w:r>
      <w:r w:rsidR="00795E66" w:rsidRPr="007A19CB">
        <w:rPr>
          <w:rFonts w:cstheme="minorHAnsi"/>
          <w:sz w:val="24"/>
          <w:szCs w:val="24"/>
        </w:rPr>
        <w:t>-</w:t>
      </w:r>
      <w:r w:rsidR="00AF3ED5" w:rsidRPr="007A19CB">
        <w:rPr>
          <w:rFonts w:cstheme="minorHAnsi"/>
          <w:sz w:val="24"/>
          <w:szCs w:val="24"/>
        </w:rPr>
        <w:t xml:space="preserve"> and Dogoszhi-style in relation to the position of a given site in the overall network</w:t>
      </w:r>
      <w:r w:rsidR="00C076AD" w:rsidRPr="007A19CB">
        <w:rPr>
          <w:rFonts w:cstheme="minorHAnsi"/>
          <w:sz w:val="24"/>
          <w:szCs w:val="24"/>
        </w:rPr>
        <w:t xml:space="preserve"> of ceramic similarity</w:t>
      </w:r>
      <w:r w:rsidR="00AF3ED5" w:rsidRPr="007A19CB">
        <w:rPr>
          <w:rFonts w:cstheme="minorHAnsi"/>
          <w:sz w:val="24"/>
          <w:szCs w:val="24"/>
        </w:rPr>
        <w:t>. The construction of networks used here is described in detail by Mills and colleagues (2018)</w:t>
      </w:r>
      <w:r w:rsidR="00C076AD" w:rsidRPr="007A19CB">
        <w:rPr>
          <w:rFonts w:cstheme="minorHAnsi"/>
          <w:sz w:val="24"/>
          <w:szCs w:val="24"/>
        </w:rPr>
        <w:t xml:space="preserve">. </w:t>
      </w:r>
      <w:r w:rsidR="00A11AD3" w:rsidRPr="007A19CB">
        <w:rPr>
          <w:rFonts w:cstheme="minorHAnsi"/>
          <w:sz w:val="24"/>
          <w:szCs w:val="24"/>
        </w:rPr>
        <w:t>The network</w:t>
      </w:r>
      <w:r w:rsidR="00B95F66" w:rsidRPr="007A19CB">
        <w:rPr>
          <w:rFonts w:cstheme="minorHAnsi"/>
          <w:sz w:val="24"/>
          <w:szCs w:val="24"/>
        </w:rPr>
        <w:t>s</w:t>
      </w:r>
      <w:r w:rsidR="00A11AD3" w:rsidRPr="007A19CB">
        <w:rPr>
          <w:rFonts w:cstheme="minorHAnsi"/>
          <w:sz w:val="24"/>
          <w:szCs w:val="24"/>
        </w:rPr>
        <w:t xml:space="preserve"> constructed for this prior project </w:t>
      </w:r>
      <w:r w:rsidR="00B95F66" w:rsidRPr="007A19CB">
        <w:rPr>
          <w:rFonts w:cstheme="minorHAnsi"/>
          <w:sz w:val="24"/>
          <w:szCs w:val="24"/>
        </w:rPr>
        <w:t xml:space="preserve">are </w:t>
      </w:r>
      <w:r w:rsidR="00C076AD" w:rsidRPr="007A19CB">
        <w:rPr>
          <w:rFonts w:cstheme="minorHAnsi"/>
          <w:sz w:val="24"/>
          <w:szCs w:val="24"/>
        </w:rPr>
        <w:t>weighted network</w:t>
      </w:r>
      <w:r w:rsidR="00B95F66" w:rsidRPr="007A19CB">
        <w:rPr>
          <w:rFonts w:cstheme="minorHAnsi"/>
          <w:sz w:val="24"/>
          <w:szCs w:val="24"/>
        </w:rPr>
        <w:t>s</w:t>
      </w:r>
      <w:r w:rsidR="00C076AD" w:rsidRPr="007A19CB">
        <w:rPr>
          <w:rFonts w:cstheme="minorHAnsi"/>
          <w:sz w:val="24"/>
          <w:szCs w:val="24"/>
        </w:rPr>
        <w:t xml:space="preserve"> where the similarity of the ceramic assemblage between every pair of sites</w:t>
      </w:r>
      <w:r w:rsidR="00B95F66" w:rsidRPr="007A19CB">
        <w:rPr>
          <w:rFonts w:cstheme="minorHAnsi"/>
          <w:sz w:val="24"/>
          <w:szCs w:val="24"/>
        </w:rPr>
        <w:t xml:space="preserve"> per 50-year interval</w:t>
      </w:r>
      <w:r w:rsidR="00C076AD" w:rsidRPr="007A19CB">
        <w:rPr>
          <w:rFonts w:cstheme="minorHAnsi"/>
          <w:sz w:val="24"/>
          <w:szCs w:val="24"/>
        </w:rPr>
        <w:t xml:space="preserve"> is seen as an estimate of the probability that those two sites were connected (further suggesting some degree of interaction). </w:t>
      </w:r>
      <w:r w:rsidR="00345896" w:rsidRPr="007A19CB">
        <w:rPr>
          <w:rFonts w:cstheme="minorHAnsi"/>
          <w:sz w:val="24"/>
          <w:szCs w:val="24"/>
        </w:rPr>
        <w:t xml:space="preserve">The present research makes use of a </w:t>
      </w:r>
      <w:r w:rsidR="00B16D91" w:rsidRPr="007A19CB">
        <w:rPr>
          <w:rFonts w:cstheme="minorHAnsi"/>
          <w:sz w:val="24"/>
          <w:szCs w:val="24"/>
        </w:rPr>
        <w:t xml:space="preserve">particular </w:t>
      </w:r>
      <w:r w:rsidR="00345896" w:rsidRPr="007A19CB">
        <w:rPr>
          <w:rFonts w:cstheme="minorHAnsi"/>
          <w:sz w:val="24"/>
          <w:szCs w:val="24"/>
        </w:rPr>
        <w:t>network metric</w:t>
      </w:r>
      <w:r w:rsidR="00B16D91" w:rsidRPr="007A19CB">
        <w:rPr>
          <w:rFonts w:cstheme="minorHAnsi"/>
          <w:sz w:val="24"/>
          <w:szCs w:val="24"/>
        </w:rPr>
        <w:t>—</w:t>
      </w:r>
      <w:r w:rsidR="00345896" w:rsidRPr="007A19CB">
        <w:rPr>
          <w:rFonts w:cstheme="minorHAnsi"/>
          <w:sz w:val="24"/>
          <w:szCs w:val="24"/>
        </w:rPr>
        <w:t>eigenvector centrality</w:t>
      </w:r>
      <w:r w:rsidR="00B16D91" w:rsidRPr="007A19CB">
        <w:rPr>
          <w:rFonts w:cstheme="minorHAnsi"/>
          <w:sz w:val="24"/>
          <w:szCs w:val="24"/>
        </w:rPr>
        <w:t>—</w:t>
      </w:r>
      <w:r w:rsidR="00345896" w:rsidRPr="007A19CB">
        <w:rPr>
          <w:rFonts w:cstheme="minorHAnsi"/>
          <w:sz w:val="24"/>
          <w:szCs w:val="24"/>
        </w:rPr>
        <w:t>calculated for use in this prior work (Mills et al. 2018)</w:t>
      </w:r>
      <w:r w:rsidR="00C076AD" w:rsidRPr="007A19CB">
        <w:rPr>
          <w:rFonts w:cstheme="minorHAnsi"/>
          <w:sz w:val="24"/>
          <w:szCs w:val="24"/>
        </w:rPr>
        <w:t xml:space="preserve">. </w:t>
      </w:r>
      <w:r w:rsidR="0067508E" w:rsidRPr="007A19CB">
        <w:rPr>
          <w:rFonts w:cstheme="minorHAnsi"/>
          <w:sz w:val="24"/>
          <w:szCs w:val="24"/>
        </w:rPr>
        <w:t xml:space="preserve">In network analysis, centrality is viewed as a measure of </w:t>
      </w:r>
      <w:r w:rsidR="00106BD4">
        <w:rPr>
          <w:rFonts w:cstheme="minorHAnsi"/>
          <w:sz w:val="24"/>
          <w:szCs w:val="24"/>
        </w:rPr>
        <w:t xml:space="preserve">the social </w:t>
      </w:r>
      <w:r w:rsidR="0067508E" w:rsidRPr="007A19CB">
        <w:rPr>
          <w:rFonts w:cstheme="minorHAnsi"/>
          <w:sz w:val="24"/>
          <w:szCs w:val="24"/>
        </w:rPr>
        <w:t>influence and importance of an actor</w:t>
      </w:r>
      <w:r w:rsidR="00BA1798" w:rsidRPr="007A19CB">
        <w:rPr>
          <w:rFonts w:cstheme="minorHAnsi"/>
          <w:sz w:val="24"/>
          <w:szCs w:val="24"/>
        </w:rPr>
        <w:t>, which in this case is the settlement</w:t>
      </w:r>
      <w:r w:rsidR="0067508E" w:rsidRPr="007A19CB">
        <w:rPr>
          <w:rFonts w:cstheme="minorHAnsi"/>
          <w:sz w:val="24"/>
          <w:szCs w:val="24"/>
        </w:rPr>
        <w:t xml:space="preserve">. </w:t>
      </w:r>
      <w:r w:rsidR="005D6525" w:rsidRPr="007A19CB">
        <w:rPr>
          <w:rFonts w:cstheme="minorHAnsi"/>
          <w:sz w:val="24"/>
          <w:szCs w:val="24"/>
        </w:rPr>
        <w:t xml:space="preserve">Eigenvector centrality </w:t>
      </w:r>
      <w:r w:rsidR="00E63FA8" w:rsidRPr="007A19CB">
        <w:rPr>
          <w:rFonts w:cstheme="minorHAnsi"/>
          <w:sz w:val="24"/>
          <w:szCs w:val="24"/>
        </w:rPr>
        <w:t>considers</w:t>
      </w:r>
      <w:r w:rsidR="005D6525" w:rsidRPr="007A19CB">
        <w:rPr>
          <w:rFonts w:cstheme="minorHAnsi"/>
          <w:sz w:val="24"/>
          <w:szCs w:val="24"/>
        </w:rPr>
        <w:t xml:space="preserve"> not only a node’s immediate connections but also th</w:t>
      </w:r>
      <w:r w:rsidR="00E63FA8" w:rsidRPr="007A19CB">
        <w:rPr>
          <w:rFonts w:cstheme="minorHAnsi"/>
          <w:sz w:val="24"/>
          <w:szCs w:val="24"/>
        </w:rPr>
        <w:t>at node’s</w:t>
      </w:r>
      <w:r w:rsidR="005D6525" w:rsidRPr="007A19CB">
        <w:rPr>
          <w:rFonts w:cstheme="minorHAnsi"/>
          <w:sz w:val="24"/>
          <w:szCs w:val="24"/>
        </w:rPr>
        <w:t xml:space="preserve"> higher order connections weighted inversely to the degree of separation to the target node</w:t>
      </w:r>
      <w:r w:rsidR="003F2FEB">
        <w:rPr>
          <w:rFonts w:cstheme="minorHAnsi"/>
          <w:sz w:val="24"/>
          <w:szCs w:val="24"/>
        </w:rPr>
        <w:t xml:space="preserve"> (</w:t>
      </w:r>
      <w:r w:rsidR="00A264F2">
        <w:rPr>
          <w:rFonts w:cstheme="minorHAnsi"/>
          <w:sz w:val="24"/>
          <w:szCs w:val="24"/>
        </w:rPr>
        <w:t>Newman 2010)</w:t>
      </w:r>
      <w:r w:rsidR="005D6525" w:rsidRPr="007A19CB">
        <w:rPr>
          <w:rFonts w:cstheme="minorHAnsi"/>
          <w:sz w:val="24"/>
          <w:szCs w:val="24"/>
        </w:rPr>
        <w:t>.</w:t>
      </w:r>
      <w:r w:rsidR="00345896" w:rsidRPr="007A19CB">
        <w:rPr>
          <w:rFonts w:cstheme="minorHAnsi"/>
          <w:sz w:val="24"/>
          <w:szCs w:val="24"/>
        </w:rPr>
        <w:t xml:space="preserve"> I</w:t>
      </w:r>
      <w:r w:rsidR="005D6525" w:rsidRPr="007A19CB">
        <w:rPr>
          <w:rFonts w:cstheme="minorHAnsi"/>
          <w:sz w:val="24"/>
          <w:szCs w:val="24"/>
        </w:rPr>
        <w:t>t provides a good measure of the importance of a node (site) in the overall structure of the network</w:t>
      </w:r>
      <w:r w:rsidR="00345896" w:rsidRPr="007A19CB">
        <w:rPr>
          <w:rFonts w:cstheme="minorHAnsi"/>
          <w:sz w:val="24"/>
          <w:szCs w:val="24"/>
        </w:rPr>
        <w:t xml:space="preserve"> because it considers not only a node’s immediate connections but also the degree of separation to that node’s higher order connections. </w:t>
      </w:r>
    </w:p>
    <w:p w14:paraId="5AFFE880" w14:textId="746587A5" w:rsidR="00153A12" w:rsidRPr="007A19CB" w:rsidRDefault="0067508E" w:rsidP="007A19CB">
      <w:pPr>
        <w:pStyle w:val="NoSpacing"/>
        <w:rPr>
          <w:rFonts w:cstheme="minorHAnsi"/>
          <w:sz w:val="24"/>
          <w:szCs w:val="24"/>
        </w:rPr>
      </w:pPr>
      <w:r w:rsidRPr="007A19CB">
        <w:rPr>
          <w:rFonts w:cstheme="minorHAnsi"/>
          <w:sz w:val="24"/>
          <w:szCs w:val="24"/>
        </w:rPr>
        <w:tab/>
        <w:t>Style</w:t>
      </w:r>
      <w:r w:rsidR="00B95F66" w:rsidRPr="007A19CB">
        <w:rPr>
          <w:rFonts w:cstheme="minorHAnsi"/>
          <w:sz w:val="24"/>
          <w:szCs w:val="24"/>
        </w:rPr>
        <w:t xml:space="preserve"> </w:t>
      </w:r>
      <w:r w:rsidR="001A7073" w:rsidRPr="007A19CB">
        <w:rPr>
          <w:rFonts w:cstheme="minorHAnsi"/>
          <w:sz w:val="24"/>
          <w:szCs w:val="24"/>
        </w:rPr>
        <w:t>prevalence</w:t>
      </w:r>
      <w:r w:rsidRPr="007A19CB">
        <w:rPr>
          <w:rFonts w:cstheme="minorHAnsi"/>
          <w:sz w:val="24"/>
          <w:szCs w:val="24"/>
        </w:rPr>
        <w:t xml:space="preserve"> was </w:t>
      </w:r>
      <w:r w:rsidR="00A264F2">
        <w:rPr>
          <w:rFonts w:cstheme="minorHAnsi"/>
          <w:sz w:val="24"/>
          <w:szCs w:val="24"/>
        </w:rPr>
        <w:t xml:space="preserve">also </w:t>
      </w:r>
      <w:r w:rsidRPr="007A19CB">
        <w:rPr>
          <w:rFonts w:cstheme="minorHAnsi"/>
          <w:sz w:val="24"/>
          <w:szCs w:val="24"/>
        </w:rPr>
        <w:t xml:space="preserve">evaluated on a region-by-region basis using macro-regional groupings encoded in the Chaco Social Networks </w:t>
      </w:r>
      <w:r w:rsidR="007D16F1" w:rsidRPr="007A19CB">
        <w:rPr>
          <w:rFonts w:cstheme="minorHAnsi"/>
          <w:sz w:val="24"/>
          <w:szCs w:val="24"/>
        </w:rPr>
        <w:t>database</w:t>
      </w:r>
      <w:r w:rsidR="00345896" w:rsidRPr="007A19CB">
        <w:rPr>
          <w:rFonts w:cstheme="minorHAnsi"/>
          <w:sz w:val="24"/>
          <w:szCs w:val="24"/>
        </w:rPr>
        <w:t xml:space="preserve">. </w:t>
      </w:r>
      <w:r w:rsidR="007D04CC" w:rsidRPr="007A19CB">
        <w:rPr>
          <w:rFonts w:cstheme="minorHAnsi"/>
          <w:sz w:val="24"/>
          <w:szCs w:val="24"/>
        </w:rPr>
        <w:t>M</w:t>
      </w:r>
      <w:r w:rsidRPr="007A19CB">
        <w:rPr>
          <w:rFonts w:cstheme="minorHAnsi"/>
          <w:sz w:val="24"/>
          <w:szCs w:val="24"/>
        </w:rPr>
        <w:t>easures of variance were calculated for macro-regions to evaluate the homogeneity of Black Mesa- and Dogoszhi-style ceramic distribution</w:t>
      </w:r>
      <w:ins w:id="16" w:author="Matthew Peeples" w:date="2020-10-20T12:58:00Z">
        <w:r w:rsidR="00350017">
          <w:rPr>
            <w:rFonts w:cstheme="minorHAnsi"/>
            <w:sz w:val="24"/>
            <w:szCs w:val="24"/>
          </w:rPr>
          <w:t>s</w:t>
        </w:r>
      </w:ins>
      <w:r w:rsidR="004D0162">
        <w:rPr>
          <w:rFonts w:cstheme="minorHAnsi"/>
          <w:sz w:val="24"/>
          <w:szCs w:val="24"/>
        </w:rPr>
        <w:t xml:space="preserve"> (</w:t>
      </w:r>
      <w:r w:rsidR="004D0162" w:rsidRPr="007A19CB">
        <w:rPr>
          <w:rFonts w:cstheme="minorHAnsi"/>
          <w:sz w:val="24"/>
          <w:szCs w:val="24"/>
          <w:highlight w:val="yellow"/>
        </w:rPr>
        <w:t>Supplemental Tables 1 and 2</w:t>
      </w:r>
      <w:r w:rsidR="004D0162">
        <w:rPr>
          <w:rFonts w:cstheme="minorHAnsi"/>
          <w:sz w:val="24"/>
          <w:szCs w:val="24"/>
        </w:rPr>
        <w:t>)</w:t>
      </w:r>
      <w:r w:rsidRPr="007A19CB">
        <w:rPr>
          <w:rFonts w:cstheme="minorHAnsi"/>
          <w:sz w:val="24"/>
          <w:szCs w:val="24"/>
        </w:rPr>
        <w:t>. Both interquartile range and standard deviation were calculated, but only for</w:t>
      </w:r>
      <w:r w:rsidR="007D04CC" w:rsidRPr="007A19CB">
        <w:rPr>
          <w:rFonts w:cstheme="minorHAnsi"/>
          <w:sz w:val="24"/>
          <w:szCs w:val="24"/>
        </w:rPr>
        <w:t xml:space="preserve"> regions with a </w:t>
      </w:r>
      <w:commentRangeStart w:id="17"/>
      <w:del w:id="18" w:author="Matthew Peeples" w:date="2020-10-20T12:58:00Z">
        <w:r w:rsidR="007D04CC" w:rsidRPr="007A19CB" w:rsidDel="00350017">
          <w:rPr>
            <w:rFonts w:cstheme="minorHAnsi"/>
            <w:sz w:val="24"/>
            <w:szCs w:val="24"/>
          </w:rPr>
          <w:delText>significant (</w:delText>
        </w:r>
      </w:del>
      <w:r w:rsidR="007D04CC" w:rsidRPr="007A19CB">
        <w:rPr>
          <w:rFonts w:cstheme="minorHAnsi"/>
          <w:sz w:val="24"/>
          <w:szCs w:val="24"/>
        </w:rPr>
        <w:t>≥10</w:t>
      </w:r>
      <w:r w:rsidRPr="007A19CB">
        <w:rPr>
          <w:rFonts w:cstheme="minorHAnsi"/>
          <w:sz w:val="24"/>
          <w:szCs w:val="24"/>
        </w:rPr>
        <w:t>%</w:t>
      </w:r>
      <w:del w:id="19" w:author="Matthew Peeples" w:date="2020-10-20T12:58:00Z">
        <w:r w:rsidRPr="007A19CB" w:rsidDel="00350017">
          <w:rPr>
            <w:rFonts w:cstheme="minorHAnsi"/>
            <w:sz w:val="24"/>
            <w:szCs w:val="24"/>
          </w:rPr>
          <w:delText>)</w:delText>
        </w:r>
      </w:del>
      <w:r w:rsidRPr="007A19CB">
        <w:rPr>
          <w:rFonts w:cstheme="minorHAnsi"/>
          <w:sz w:val="24"/>
          <w:szCs w:val="24"/>
        </w:rPr>
        <w:t xml:space="preserve"> </w:t>
      </w:r>
      <w:commentRangeEnd w:id="17"/>
      <w:r w:rsidR="00350017">
        <w:rPr>
          <w:rStyle w:val="CommentReference"/>
        </w:rPr>
        <w:commentReference w:id="17"/>
      </w:r>
      <w:r w:rsidRPr="007A19CB">
        <w:rPr>
          <w:rFonts w:cstheme="minorHAnsi"/>
          <w:sz w:val="24"/>
          <w:szCs w:val="24"/>
        </w:rPr>
        <w:t xml:space="preserve">average </w:t>
      </w:r>
      <w:r w:rsidR="00525994" w:rsidRPr="007A19CB">
        <w:rPr>
          <w:rFonts w:cstheme="minorHAnsi"/>
          <w:sz w:val="24"/>
          <w:szCs w:val="24"/>
        </w:rPr>
        <w:t>p</w:t>
      </w:r>
      <w:r w:rsidR="004D3FA5">
        <w:rPr>
          <w:rFonts w:cstheme="minorHAnsi"/>
          <w:sz w:val="24"/>
          <w:szCs w:val="24"/>
        </w:rPr>
        <w:t>ercentage</w:t>
      </w:r>
      <w:r w:rsidR="00525994" w:rsidRPr="007A19CB">
        <w:rPr>
          <w:rFonts w:cstheme="minorHAnsi"/>
          <w:sz w:val="24"/>
          <w:szCs w:val="24"/>
        </w:rPr>
        <w:t xml:space="preserve"> </w:t>
      </w:r>
      <w:r w:rsidRPr="007A19CB">
        <w:rPr>
          <w:rFonts w:cstheme="minorHAnsi"/>
          <w:sz w:val="24"/>
          <w:szCs w:val="24"/>
        </w:rPr>
        <w:t>of Black Mesa- or Dogoszhi-style ceramics</w:t>
      </w:r>
      <w:r w:rsidR="007D04CC" w:rsidRPr="007A19CB">
        <w:rPr>
          <w:rFonts w:cstheme="minorHAnsi"/>
          <w:sz w:val="24"/>
          <w:szCs w:val="24"/>
        </w:rPr>
        <w:t xml:space="preserve"> and with</w:t>
      </w:r>
      <w:r w:rsidR="00E63FA8" w:rsidRPr="007A19CB">
        <w:rPr>
          <w:rFonts w:cstheme="minorHAnsi"/>
          <w:sz w:val="24"/>
          <w:szCs w:val="24"/>
        </w:rPr>
        <w:t xml:space="preserve"> </w:t>
      </w:r>
      <w:ins w:id="20" w:author="Matthew Peeples" w:date="2020-10-20T12:58:00Z">
        <w:r w:rsidR="00350017" w:rsidRPr="007A19CB">
          <w:rPr>
            <w:rFonts w:cstheme="minorHAnsi"/>
            <w:sz w:val="24"/>
            <w:szCs w:val="24"/>
          </w:rPr>
          <w:t>≥8</w:t>
        </w:r>
      </w:ins>
      <w:del w:id="21" w:author="Matthew Peeples" w:date="2020-10-20T12:58:00Z">
        <w:r w:rsidR="00E63FA8" w:rsidRPr="007A19CB" w:rsidDel="00350017">
          <w:rPr>
            <w:rFonts w:cstheme="minorHAnsi"/>
            <w:sz w:val="24"/>
            <w:szCs w:val="24"/>
          </w:rPr>
          <w:delText>a</w:delText>
        </w:r>
        <w:r w:rsidR="007D04CC" w:rsidRPr="007A19CB" w:rsidDel="00350017">
          <w:rPr>
            <w:rFonts w:cstheme="minorHAnsi"/>
            <w:sz w:val="24"/>
            <w:szCs w:val="24"/>
          </w:rPr>
          <w:delText xml:space="preserve"> significant number of</w:delText>
        </w:r>
      </w:del>
      <w:r w:rsidR="007D04CC" w:rsidRPr="007A19CB">
        <w:rPr>
          <w:rFonts w:cstheme="minorHAnsi"/>
          <w:sz w:val="24"/>
          <w:szCs w:val="24"/>
        </w:rPr>
        <w:t xml:space="preserve"> sites in the region</w:t>
      </w:r>
      <w:del w:id="22" w:author="Matthew Peeples" w:date="2020-10-20T12:59:00Z">
        <w:r w:rsidR="007D04CC" w:rsidRPr="007A19CB" w:rsidDel="00350017">
          <w:rPr>
            <w:rFonts w:cstheme="minorHAnsi"/>
            <w:sz w:val="24"/>
            <w:szCs w:val="24"/>
          </w:rPr>
          <w:delText xml:space="preserve"> (</w:delText>
        </w:r>
      </w:del>
      <w:del w:id="23" w:author="Matthew Peeples" w:date="2020-10-20T12:58:00Z">
        <w:r w:rsidR="007D04CC" w:rsidRPr="007A19CB" w:rsidDel="00350017">
          <w:rPr>
            <w:rFonts w:cstheme="minorHAnsi"/>
            <w:sz w:val="24"/>
            <w:szCs w:val="24"/>
          </w:rPr>
          <w:delText>≥8</w:delText>
        </w:r>
      </w:del>
      <w:del w:id="24" w:author="Matthew Peeples" w:date="2020-10-20T12:59:00Z">
        <w:r w:rsidR="007D04CC" w:rsidRPr="007A19CB" w:rsidDel="00350017">
          <w:rPr>
            <w:rFonts w:cstheme="minorHAnsi"/>
            <w:sz w:val="24"/>
            <w:szCs w:val="24"/>
          </w:rPr>
          <w:delText>)</w:delText>
        </w:r>
      </w:del>
      <w:r w:rsidRPr="007A19CB">
        <w:rPr>
          <w:rFonts w:cstheme="minorHAnsi"/>
          <w:sz w:val="24"/>
          <w:szCs w:val="24"/>
        </w:rPr>
        <w:t xml:space="preserve">. As the </w:t>
      </w:r>
      <w:del w:id="25" w:author="Matthew Peeples" w:date="2020-10-21T11:04:00Z">
        <w:r w:rsidRPr="007A19CB" w:rsidDel="00AD6797">
          <w:rPr>
            <w:rFonts w:cstheme="minorHAnsi"/>
            <w:sz w:val="24"/>
            <w:szCs w:val="24"/>
          </w:rPr>
          <w:delText xml:space="preserve">average </w:delText>
        </w:r>
      </w:del>
      <w:ins w:id="26" w:author="Matthew Peeples" w:date="2020-10-21T11:04:00Z">
        <w:r w:rsidR="00AD6797">
          <w:rPr>
            <w:rFonts w:cstheme="minorHAnsi"/>
            <w:sz w:val="24"/>
            <w:szCs w:val="24"/>
          </w:rPr>
          <w:t>mean</w:t>
        </w:r>
        <w:r w:rsidR="00AD6797" w:rsidRPr="007A19CB">
          <w:rPr>
            <w:rFonts w:cstheme="minorHAnsi"/>
            <w:sz w:val="24"/>
            <w:szCs w:val="24"/>
          </w:rPr>
          <w:t xml:space="preserve"> </w:t>
        </w:r>
      </w:ins>
      <w:r w:rsidR="00525994" w:rsidRPr="007A19CB">
        <w:rPr>
          <w:rFonts w:cstheme="minorHAnsi"/>
          <w:sz w:val="24"/>
          <w:szCs w:val="24"/>
        </w:rPr>
        <w:t>p</w:t>
      </w:r>
      <w:r w:rsidR="004D3FA5">
        <w:rPr>
          <w:rFonts w:cstheme="minorHAnsi"/>
          <w:sz w:val="24"/>
          <w:szCs w:val="24"/>
        </w:rPr>
        <w:t>ercentage</w:t>
      </w:r>
      <w:r w:rsidR="00525994" w:rsidRPr="007A19CB">
        <w:rPr>
          <w:rFonts w:cstheme="minorHAnsi"/>
          <w:sz w:val="24"/>
          <w:szCs w:val="24"/>
        </w:rPr>
        <w:t xml:space="preserve"> </w:t>
      </w:r>
      <w:r w:rsidRPr="007A19CB">
        <w:rPr>
          <w:rFonts w:cstheme="minorHAnsi"/>
          <w:sz w:val="24"/>
          <w:szCs w:val="24"/>
        </w:rPr>
        <w:t xml:space="preserve">of either style in a region approaches 0%, measures of </w:t>
      </w:r>
      <w:del w:id="27" w:author="Matthew Peeples" w:date="2020-10-21T11:05:00Z">
        <w:r w:rsidRPr="007A19CB" w:rsidDel="00AD6797">
          <w:rPr>
            <w:rFonts w:cstheme="minorHAnsi"/>
            <w:sz w:val="24"/>
            <w:szCs w:val="24"/>
          </w:rPr>
          <w:delText xml:space="preserve">variance </w:delText>
        </w:r>
      </w:del>
      <w:ins w:id="28" w:author="Matthew Peeples" w:date="2020-10-21T11:05:00Z">
        <w:r w:rsidR="00AD6797">
          <w:rPr>
            <w:rFonts w:cstheme="minorHAnsi"/>
            <w:sz w:val="24"/>
            <w:szCs w:val="24"/>
          </w:rPr>
          <w:t>variability</w:t>
        </w:r>
        <w:r w:rsidR="00AD6797" w:rsidRPr="007A19CB">
          <w:rPr>
            <w:rFonts w:cstheme="minorHAnsi"/>
            <w:sz w:val="24"/>
            <w:szCs w:val="24"/>
          </w:rPr>
          <w:t xml:space="preserve"> </w:t>
        </w:r>
      </w:ins>
      <w:r w:rsidRPr="007A19CB">
        <w:rPr>
          <w:rFonts w:cstheme="minorHAnsi"/>
          <w:sz w:val="24"/>
          <w:szCs w:val="24"/>
        </w:rPr>
        <w:t xml:space="preserve">become both increasingly unnecessary to interpret the distribution of ceramics and less informative about that distribution. </w:t>
      </w:r>
    </w:p>
    <w:p w14:paraId="72A3D3EC" w14:textId="04115682" w:rsidR="0067508E" w:rsidRPr="007A19CB" w:rsidRDefault="0067508E" w:rsidP="00153A12">
      <w:pPr>
        <w:pStyle w:val="NoSpacing"/>
        <w:jc w:val="center"/>
        <w:rPr>
          <w:rFonts w:cstheme="minorHAnsi"/>
          <w:b/>
          <w:sz w:val="24"/>
          <w:szCs w:val="24"/>
        </w:rPr>
      </w:pPr>
      <w:r w:rsidRPr="007A19CB">
        <w:rPr>
          <w:rFonts w:cstheme="minorHAnsi"/>
          <w:b/>
          <w:sz w:val="24"/>
          <w:szCs w:val="24"/>
        </w:rPr>
        <w:t>Analysis</w:t>
      </w:r>
      <w:r w:rsidR="00AF0B01" w:rsidRPr="007A19CB">
        <w:rPr>
          <w:rFonts w:cstheme="minorHAnsi"/>
          <w:b/>
          <w:sz w:val="24"/>
          <w:szCs w:val="24"/>
        </w:rPr>
        <w:t xml:space="preserve"> Results</w:t>
      </w:r>
    </w:p>
    <w:p w14:paraId="172718CB" w14:textId="54BCEEA4" w:rsidR="00446ED3" w:rsidRPr="007A19CB" w:rsidRDefault="00525994" w:rsidP="00C76EC3">
      <w:pPr>
        <w:pStyle w:val="NoSpacing"/>
        <w:rPr>
          <w:rFonts w:cstheme="minorHAnsi"/>
          <w:sz w:val="24"/>
          <w:szCs w:val="24"/>
        </w:rPr>
      </w:pPr>
      <w:r w:rsidRPr="007A19CB">
        <w:rPr>
          <w:rFonts w:cstheme="minorHAnsi"/>
          <w:i/>
          <w:sz w:val="24"/>
          <w:szCs w:val="24"/>
        </w:rPr>
        <w:t>Relationship of Style</w:t>
      </w:r>
      <w:r w:rsidR="0053624E" w:rsidRPr="007A19CB">
        <w:rPr>
          <w:rFonts w:cstheme="minorHAnsi"/>
          <w:i/>
          <w:sz w:val="24"/>
          <w:szCs w:val="24"/>
        </w:rPr>
        <w:t xml:space="preserve"> Frequency</w:t>
      </w:r>
      <w:r w:rsidRPr="007A19CB">
        <w:rPr>
          <w:rFonts w:cstheme="minorHAnsi"/>
          <w:i/>
          <w:sz w:val="24"/>
          <w:szCs w:val="24"/>
        </w:rPr>
        <w:t xml:space="preserve"> and Site Size</w:t>
      </w:r>
      <w:r w:rsidR="001A7073" w:rsidRPr="007A19CB">
        <w:rPr>
          <w:rFonts w:cstheme="minorHAnsi"/>
          <w:i/>
          <w:sz w:val="24"/>
          <w:szCs w:val="24"/>
        </w:rPr>
        <w:t xml:space="preserve"> and Centrality</w:t>
      </w:r>
      <w:r w:rsidR="0067508E" w:rsidRPr="007A19CB">
        <w:rPr>
          <w:rFonts w:cstheme="minorHAnsi"/>
          <w:sz w:val="24"/>
          <w:szCs w:val="24"/>
        </w:rPr>
        <w:tab/>
      </w:r>
    </w:p>
    <w:p w14:paraId="0177D648" w14:textId="1284B3C3" w:rsidR="007B6165" w:rsidRPr="007A19CB" w:rsidRDefault="00F82390" w:rsidP="002A5C8D">
      <w:pPr>
        <w:pStyle w:val="NoSpacing"/>
        <w:rPr>
          <w:rFonts w:cstheme="minorHAnsi"/>
          <w:sz w:val="24"/>
          <w:szCs w:val="24"/>
        </w:rPr>
      </w:pPr>
      <w:r w:rsidRPr="007A19CB">
        <w:rPr>
          <w:rFonts w:cstheme="minorHAnsi"/>
          <w:sz w:val="24"/>
          <w:szCs w:val="24"/>
        </w:rPr>
        <w:tab/>
        <w:t xml:space="preserve">The </w:t>
      </w:r>
      <w:r w:rsidR="0079030E" w:rsidRPr="007A19CB">
        <w:rPr>
          <w:rFonts w:cstheme="minorHAnsi"/>
          <w:sz w:val="24"/>
          <w:szCs w:val="24"/>
        </w:rPr>
        <w:t xml:space="preserve">percentages of Dogoszhi-style by </w:t>
      </w:r>
      <w:r w:rsidR="005D6956" w:rsidRPr="007A19CB">
        <w:rPr>
          <w:rFonts w:cstheme="minorHAnsi"/>
          <w:sz w:val="24"/>
          <w:szCs w:val="24"/>
        </w:rPr>
        <w:t>different measures of site size</w:t>
      </w:r>
      <w:r w:rsidR="0079030E" w:rsidRPr="007A19CB">
        <w:rPr>
          <w:rFonts w:cstheme="minorHAnsi"/>
          <w:sz w:val="24"/>
          <w:szCs w:val="24"/>
        </w:rPr>
        <w:t xml:space="preserve"> shows that </w:t>
      </w:r>
      <w:r w:rsidR="00B95F66" w:rsidRPr="007A19CB">
        <w:rPr>
          <w:rFonts w:cstheme="minorHAnsi"/>
          <w:sz w:val="24"/>
          <w:szCs w:val="24"/>
        </w:rPr>
        <w:t>there is a high degree of variation among our sample of great house and great kiva sites</w:t>
      </w:r>
      <w:r w:rsidR="005D6956" w:rsidRPr="007A19CB">
        <w:rPr>
          <w:rFonts w:cstheme="minorHAnsi"/>
          <w:sz w:val="24"/>
          <w:szCs w:val="24"/>
        </w:rPr>
        <w:t>.</w:t>
      </w:r>
      <w:r w:rsidR="00B95F66" w:rsidRPr="007A19CB">
        <w:rPr>
          <w:rFonts w:cstheme="minorHAnsi"/>
          <w:sz w:val="24"/>
          <w:szCs w:val="24"/>
        </w:rPr>
        <w:t xml:space="preserve"> </w:t>
      </w:r>
      <w:r w:rsidR="005D6956" w:rsidRPr="007A19CB">
        <w:rPr>
          <w:rFonts w:cstheme="minorHAnsi"/>
          <w:sz w:val="24"/>
          <w:szCs w:val="24"/>
        </w:rPr>
        <w:t>Looking first at the size classes</w:t>
      </w:r>
      <w:r w:rsidR="001A7073" w:rsidRPr="007A19CB">
        <w:rPr>
          <w:rFonts w:cstheme="minorHAnsi"/>
          <w:sz w:val="24"/>
          <w:szCs w:val="24"/>
        </w:rPr>
        <w:t xml:space="preserve"> defined by </w:t>
      </w:r>
      <w:proofErr w:type="spellStart"/>
      <w:r w:rsidR="001A7073" w:rsidRPr="007A19CB">
        <w:rPr>
          <w:rFonts w:cstheme="minorHAnsi"/>
          <w:sz w:val="24"/>
          <w:szCs w:val="24"/>
        </w:rPr>
        <w:t>Neitzel</w:t>
      </w:r>
      <w:proofErr w:type="spellEnd"/>
      <w:r w:rsidR="001A7073" w:rsidRPr="007A19CB">
        <w:rPr>
          <w:rFonts w:cstheme="minorHAnsi"/>
          <w:sz w:val="24"/>
          <w:szCs w:val="24"/>
        </w:rPr>
        <w:t xml:space="preserve"> (1995)</w:t>
      </w:r>
      <w:r w:rsidR="005D6956" w:rsidRPr="007A19CB">
        <w:rPr>
          <w:rFonts w:cstheme="minorHAnsi"/>
          <w:sz w:val="24"/>
          <w:szCs w:val="24"/>
        </w:rPr>
        <w:t xml:space="preserve"> </w:t>
      </w:r>
      <w:r w:rsidR="00B95F66" w:rsidRPr="007A19CB">
        <w:rPr>
          <w:rFonts w:cstheme="minorHAnsi"/>
          <w:sz w:val="24"/>
          <w:szCs w:val="24"/>
        </w:rPr>
        <w:t>(</w:t>
      </w:r>
      <w:r w:rsidR="00B95F66" w:rsidRPr="007A19CB">
        <w:rPr>
          <w:rFonts w:cstheme="minorHAnsi"/>
          <w:sz w:val="24"/>
          <w:szCs w:val="24"/>
          <w:highlight w:val="yellow"/>
        </w:rPr>
        <w:t xml:space="preserve">Figure </w:t>
      </w:r>
      <w:r w:rsidR="00A264F2">
        <w:rPr>
          <w:rFonts w:cstheme="minorHAnsi"/>
          <w:sz w:val="24"/>
          <w:szCs w:val="24"/>
          <w:highlight w:val="yellow"/>
        </w:rPr>
        <w:t>5</w:t>
      </w:r>
      <w:r w:rsidR="00B95F66" w:rsidRPr="007A19CB">
        <w:rPr>
          <w:rFonts w:cstheme="minorHAnsi"/>
          <w:sz w:val="24"/>
          <w:szCs w:val="24"/>
        </w:rPr>
        <w:t>)</w:t>
      </w:r>
      <w:r w:rsidR="005D6956" w:rsidRPr="007A19CB">
        <w:rPr>
          <w:rFonts w:cstheme="minorHAnsi"/>
          <w:sz w:val="24"/>
          <w:szCs w:val="24"/>
        </w:rPr>
        <w:t>, ‘</w:t>
      </w:r>
      <w:commentRangeStart w:id="29"/>
      <w:r w:rsidR="005D6956" w:rsidRPr="007A19CB">
        <w:rPr>
          <w:rFonts w:cstheme="minorHAnsi"/>
          <w:sz w:val="24"/>
          <w:szCs w:val="24"/>
        </w:rPr>
        <w:t xml:space="preserve">Small’ and ‘Medium’ sized sites </w:t>
      </w:r>
      <w:r w:rsidR="001A7073" w:rsidRPr="007A19CB">
        <w:rPr>
          <w:rFonts w:cstheme="minorHAnsi"/>
          <w:sz w:val="24"/>
          <w:szCs w:val="24"/>
        </w:rPr>
        <w:t xml:space="preserve">have values that </w:t>
      </w:r>
      <w:r w:rsidR="005D6956" w:rsidRPr="007A19CB">
        <w:rPr>
          <w:rFonts w:cstheme="minorHAnsi"/>
          <w:sz w:val="24"/>
          <w:szCs w:val="24"/>
        </w:rPr>
        <w:t>range from 0 to 89% and 0 to 78%, respectively</w:t>
      </w:r>
      <w:commentRangeEnd w:id="29"/>
      <w:r w:rsidR="00350017">
        <w:rPr>
          <w:rStyle w:val="CommentReference"/>
        </w:rPr>
        <w:commentReference w:id="29"/>
      </w:r>
      <w:r w:rsidR="00B95F66" w:rsidRPr="007A19CB">
        <w:rPr>
          <w:rFonts w:cstheme="minorHAnsi"/>
          <w:sz w:val="24"/>
          <w:szCs w:val="24"/>
        </w:rPr>
        <w:t xml:space="preserve">. </w:t>
      </w:r>
      <w:commentRangeStart w:id="30"/>
      <w:r w:rsidR="00B95F66" w:rsidRPr="007A19CB">
        <w:rPr>
          <w:rFonts w:cstheme="minorHAnsi"/>
          <w:sz w:val="24"/>
          <w:szCs w:val="24"/>
        </w:rPr>
        <w:t>However</w:t>
      </w:r>
      <w:commentRangeEnd w:id="30"/>
      <w:r w:rsidR="007D5B44">
        <w:rPr>
          <w:rStyle w:val="CommentReference"/>
        </w:rPr>
        <w:commentReference w:id="30"/>
      </w:r>
      <w:r w:rsidR="00B95F66" w:rsidRPr="007A19CB">
        <w:rPr>
          <w:rFonts w:cstheme="minorHAnsi"/>
          <w:sz w:val="24"/>
          <w:szCs w:val="24"/>
        </w:rPr>
        <w:t xml:space="preserve">, </w:t>
      </w:r>
      <w:r w:rsidR="0079030E" w:rsidRPr="007A19CB">
        <w:rPr>
          <w:rFonts w:cstheme="minorHAnsi"/>
          <w:sz w:val="24"/>
          <w:szCs w:val="24"/>
        </w:rPr>
        <w:t xml:space="preserve">the </w:t>
      </w:r>
      <w:r w:rsidR="00834660" w:rsidRPr="007A19CB">
        <w:rPr>
          <w:rFonts w:cstheme="minorHAnsi"/>
          <w:sz w:val="24"/>
          <w:szCs w:val="24"/>
        </w:rPr>
        <w:t xml:space="preserve">five sites in </w:t>
      </w:r>
      <w:r w:rsidR="005D6956" w:rsidRPr="007A19CB">
        <w:rPr>
          <w:rFonts w:cstheme="minorHAnsi"/>
          <w:sz w:val="24"/>
          <w:szCs w:val="24"/>
        </w:rPr>
        <w:t xml:space="preserve">the </w:t>
      </w:r>
      <w:r w:rsidR="00834660" w:rsidRPr="007A19CB">
        <w:rPr>
          <w:rFonts w:cstheme="minorHAnsi"/>
          <w:sz w:val="24"/>
          <w:szCs w:val="24"/>
        </w:rPr>
        <w:t xml:space="preserve">‘Large’ and ‘Very Large’ categories </w:t>
      </w:r>
      <w:r w:rsidR="0079030E" w:rsidRPr="007A19CB">
        <w:rPr>
          <w:rFonts w:cstheme="minorHAnsi"/>
          <w:sz w:val="24"/>
          <w:szCs w:val="24"/>
        </w:rPr>
        <w:t xml:space="preserve">have higher than </w:t>
      </w:r>
      <w:del w:id="31" w:author="Matthew Peeples" w:date="2020-10-21T11:05:00Z">
        <w:r w:rsidR="0079030E" w:rsidRPr="007A19CB" w:rsidDel="00AD6797">
          <w:rPr>
            <w:rFonts w:cstheme="minorHAnsi"/>
            <w:sz w:val="24"/>
            <w:szCs w:val="24"/>
          </w:rPr>
          <w:delText xml:space="preserve">average </w:delText>
        </w:r>
      </w:del>
      <w:ins w:id="32" w:author="Matthew Peeples" w:date="2020-10-21T11:05:00Z">
        <w:r w:rsidR="00AD6797">
          <w:rPr>
            <w:rFonts w:cstheme="minorHAnsi"/>
            <w:sz w:val="24"/>
            <w:szCs w:val="24"/>
          </w:rPr>
          <w:t>mean frequencies of Dogoszhi style</w:t>
        </w:r>
      </w:ins>
      <w:del w:id="33" w:author="Matthew Peeples" w:date="2020-10-21T11:05:00Z">
        <w:r w:rsidR="0079030E" w:rsidRPr="007A19CB" w:rsidDel="00AD6797">
          <w:rPr>
            <w:rFonts w:cstheme="minorHAnsi"/>
            <w:sz w:val="24"/>
            <w:szCs w:val="24"/>
          </w:rPr>
          <w:delText>occurrences</w:delText>
        </w:r>
      </w:del>
      <w:ins w:id="34" w:author="Matthew Peeples" w:date="2020-10-21T11:05:00Z">
        <w:r w:rsidR="00AD6797">
          <w:rPr>
            <w:rFonts w:cstheme="minorHAnsi"/>
            <w:sz w:val="24"/>
            <w:szCs w:val="24"/>
          </w:rPr>
          <w:t xml:space="preserve"> (though perhaps not exceptionally high)</w:t>
        </w:r>
      </w:ins>
      <w:r w:rsidR="00834660" w:rsidRPr="007A19CB">
        <w:rPr>
          <w:rFonts w:cstheme="minorHAnsi"/>
          <w:sz w:val="24"/>
          <w:szCs w:val="24"/>
        </w:rPr>
        <w:t xml:space="preserve">, as expected for an elite style. The similar </w:t>
      </w:r>
      <w:del w:id="35" w:author="Matthew Peeples" w:date="2020-10-21T11:06:00Z">
        <w:r w:rsidR="00834660" w:rsidRPr="007A19CB" w:rsidDel="00AD6797">
          <w:rPr>
            <w:rFonts w:cstheme="minorHAnsi"/>
            <w:sz w:val="24"/>
            <w:szCs w:val="24"/>
          </w:rPr>
          <w:delText xml:space="preserve">figures </w:delText>
        </w:r>
      </w:del>
      <w:ins w:id="36" w:author="Matthew Peeples" w:date="2020-10-21T11:06:00Z">
        <w:r w:rsidR="00AD6797">
          <w:rPr>
            <w:rFonts w:cstheme="minorHAnsi"/>
            <w:sz w:val="24"/>
            <w:szCs w:val="24"/>
          </w:rPr>
          <w:t>proportions</w:t>
        </w:r>
        <w:r w:rsidR="00AD6797" w:rsidRPr="007A19CB">
          <w:rPr>
            <w:rFonts w:cstheme="minorHAnsi"/>
            <w:sz w:val="24"/>
            <w:szCs w:val="24"/>
          </w:rPr>
          <w:t xml:space="preserve"> </w:t>
        </w:r>
      </w:ins>
      <w:r w:rsidR="00834660" w:rsidRPr="007A19CB">
        <w:rPr>
          <w:rFonts w:cstheme="minorHAnsi"/>
          <w:sz w:val="24"/>
          <w:szCs w:val="24"/>
        </w:rPr>
        <w:t xml:space="preserve">for Pueblo Bonito and Aztec are especially interesting since the latter site is </w:t>
      </w:r>
      <w:del w:id="37" w:author="Matthew Peeples" w:date="2020-10-21T13:45:00Z">
        <w:r w:rsidR="00834660" w:rsidRPr="007A19CB" w:rsidDel="00F44365">
          <w:rPr>
            <w:rFonts w:cstheme="minorHAnsi"/>
            <w:sz w:val="24"/>
            <w:szCs w:val="24"/>
          </w:rPr>
          <w:delText xml:space="preserve">generally </w:delText>
        </w:r>
      </w:del>
      <w:ins w:id="38" w:author="Matthew Peeples" w:date="2020-10-21T13:45:00Z">
        <w:r w:rsidR="00F44365">
          <w:rPr>
            <w:rFonts w:cstheme="minorHAnsi"/>
            <w:sz w:val="24"/>
            <w:szCs w:val="24"/>
          </w:rPr>
          <w:t>often seen</w:t>
        </w:r>
      </w:ins>
      <w:del w:id="39" w:author="Matthew Peeples" w:date="2020-10-21T13:45:00Z">
        <w:r w:rsidR="00834660" w:rsidRPr="007A19CB" w:rsidDel="00F44365">
          <w:rPr>
            <w:rFonts w:cstheme="minorHAnsi"/>
            <w:sz w:val="24"/>
            <w:szCs w:val="24"/>
          </w:rPr>
          <w:delText>agreed to</w:delText>
        </w:r>
      </w:del>
      <w:ins w:id="40" w:author="Matthew Peeples" w:date="2020-10-21T13:45:00Z">
        <w:r w:rsidR="00F44365">
          <w:rPr>
            <w:rFonts w:cstheme="minorHAnsi"/>
            <w:sz w:val="24"/>
            <w:szCs w:val="24"/>
          </w:rPr>
          <w:t xml:space="preserve"> as</w:t>
        </w:r>
      </w:ins>
      <w:del w:id="41" w:author="Matthew Peeples" w:date="2020-10-21T13:45:00Z">
        <w:r w:rsidR="00834660" w:rsidRPr="007A19CB" w:rsidDel="00F44365">
          <w:rPr>
            <w:rFonts w:cstheme="minorHAnsi"/>
            <w:sz w:val="24"/>
            <w:szCs w:val="24"/>
          </w:rPr>
          <w:delText xml:space="preserve"> be a </w:delText>
        </w:r>
      </w:del>
      <w:ins w:id="42" w:author="Matthew Peeples" w:date="2020-10-21T13:45:00Z">
        <w:r w:rsidR="00F44365">
          <w:rPr>
            <w:rFonts w:cstheme="minorHAnsi"/>
            <w:sz w:val="24"/>
            <w:szCs w:val="24"/>
          </w:rPr>
          <w:t xml:space="preserve"> the </w:t>
        </w:r>
      </w:ins>
      <w:r w:rsidR="00834660" w:rsidRPr="007A19CB">
        <w:rPr>
          <w:rFonts w:cstheme="minorHAnsi"/>
          <w:sz w:val="24"/>
          <w:szCs w:val="24"/>
        </w:rPr>
        <w:t>replacement for Pueblo Bonito as the primary site in the Chaco World during the early A</w:t>
      </w:r>
      <w:r w:rsidR="00A517A4" w:rsidRPr="007A19CB">
        <w:rPr>
          <w:rFonts w:cstheme="minorHAnsi"/>
          <w:sz w:val="24"/>
          <w:szCs w:val="24"/>
        </w:rPr>
        <w:t>.</w:t>
      </w:r>
      <w:r w:rsidR="00834660" w:rsidRPr="007A19CB">
        <w:rPr>
          <w:rFonts w:cstheme="minorHAnsi"/>
          <w:sz w:val="24"/>
          <w:szCs w:val="24"/>
        </w:rPr>
        <w:t>D</w:t>
      </w:r>
      <w:r w:rsidR="00A517A4" w:rsidRPr="007A19CB">
        <w:rPr>
          <w:rFonts w:cstheme="minorHAnsi"/>
          <w:sz w:val="24"/>
          <w:szCs w:val="24"/>
        </w:rPr>
        <w:t>.</w:t>
      </w:r>
      <w:r w:rsidR="00834660" w:rsidRPr="007A19CB">
        <w:rPr>
          <w:rFonts w:cstheme="minorHAnsi"/>
          <w:sz w:val="24"/>
          <w:szCs w:val="24"/>
        </w:rPr>
        <w:t xml:space="preserve"> 1100s. Both </w:t>
      </w:r>
      <w:proofErr w:type="spellStart"/>
      <w:r w:rsidR="00834660" w:rsidRPr="007A19CB">
        <w:rPr>
          <w:rFonts w:cstheme="minorHAnsi"/>
          <w:sz w:val="24"/>
          <w:szCs w:val="24"/>
        </w:rPr>
        <w:t>Chetro</w:t>
      </w:r>
      <w:proofErr w:type="spellEnd"/>
      <w:r w:rsidR="00834660" w:rsidRPr="007A19CB">
        <w:rPr>
          <w:rFonts w:cstheme="minorHAnsi"/>
          <w:sz w:val="24"/>
          <w:szCs w:val="24"/>
        </w:rPr>
        <w:t xml:space="preserve"> </w:t>
      </w:r>
      <w:proofErr w:type="spellStart"/>
      <w:r w:rsidR="00834660" w:rsidRPr="007A19CB">
        <w:rPr>
          <w:rFonts w:cstheme="minorHAnsi"/>
          <w:sz w:val="24"/>
          <w:szCs w:val="24"/>
        </w:rPr>
        <w:t>Ketl</w:t>
      </w:r>
      <w:proofErr w:type="spellEnd"/>
      <w:r w:rsidR="00834660" w:rsidRPr="007A19CB">
        <w:rPr>
          <w:rFonts w:cstheme="minorHAnsi"/>
          <w:sz w:val="24"/>
          <w:szCs w:val="24"/>
        </w:rPr>
        <w:t xml:space="preserve"> and Pueblo del Arroyo are each a stone’s throw from Pueblo Bonito and part of the dense cluster of sites in Chaco Canyon often referred to as ‘Downtown Chaco</w:t>
      </w:r>
      <w:r w:rsidR="007B6165" w:rsidRPr="007A19CB">
        <w:rPr>
          <w:rFonts w:cstheme="minorHAnsi"/>
          <w:sz w:val="24"/>
          <w:szCs w:val="24"/>
        </w:rPr>
        <w:t>.</w:t>
      </w:r>
      <w:r w:rsidR="00834660" w:rsidRPr="007A19CB">
        <w:rPr>
          <w:rFonts w:cstheme="minorHAnsi"/>
          <w:sz w:val="24"/>
          <w:szCs w:val="24"/>
        </w:rPr>
        <w:t xml:space="preserve">’ </w:t>
      </w:r>
    </w:p>
    <w:p w14:paraId="70712AD1" w14:textId="2220A1C9" w:rsidR="002A5C8D" w:rsidRPr="007A19CB" w:rsidRDefault="00B95F66" w:rsidP="007A19CB">
      <w:pPr>
        <w:pStyle w:val="NoSpacing"/>
        <w:jc w:val="center"/>
        <w:rPr>
          <w:rFonts w:cstheme="minorHAnsi"/>
          <w:sz w:val="24"/>
          <w:szCs w:val="24"/>
        </w:rPr>
      </w:pPr>
      <w:r w:rsidRPr="007A19CB">
        <w:rPr>
          <w:rFonts w:cstheme="minorHAnsi"/>
          <w:sz w:val="24"/>
          <w:szCs w:val="24"/>
          <w:highlight w:val="yellow"/>
        </w:rPr>
        <w:t xml:space="preserve">[Insert </w:t>
      </w:r>
      <w:r w:rsidR="0079030E" w:rsidRPr="007A19CB">
        <w:rPr>
          <w:rFonts w:cstheme="minorHAnsi"/>
          <w:sz w:val="24"/>
          <w:szCs w:val="24"/>
          <w:highlight w:val="yellow"/>
        </w:rPr>
        <w:t xml:space="preserve">Figure </w:t>
      </w:r>
      <w:r w:rsidR="00A264F2">
        <w:rPr>
          <w:rFonts w:cstheme="minorHAnsi"/>
          <w:sz w:val="24"/>
          <w:szCs w:val="24"/>
          <w:highlight w:val="yellow"/>
        </w:rPr>
        <w:t>5</w:t>
      </w:r>
      <w:r w:rsidRPr="007A19CB">
        <w:rPr>
          <w:rFonts w:cstheme="minorHAnsi"/>
          <w:sz w:val="24"/>
          <w:szCs w:val="24"/>
          <w:highlight w:val="yellow"/>
        </w:rPr>
        <w:t xml:space="preserve"> about here]</w:t>
      </w:r>
    </w:p>
    <w:p w14:paraId="35FEBCD9" w14:textId="04B36465" w:rsidR="00874FC7" w:rsidRPr="007A19CB" w:rsidRDefault="00F44365" w:rsidP="00874FC7">
      <w:pPr>
        <w:pStyle w:val="NoSpacing"/>
        <w:ind w:firstLine="720"/>
        <w:rPr>
          <w:rFonts w:cstheme="minorHAnsi"/>
          <w:sz w:val="24"/>
          <w:szCs w:val="24"/>
        </w:rPr>
      </w:pPr>
      <w:ins w:id="43" w:author="Matthew Peeples" w:date="2020-10-21T13:47:00Z">
        <w:r>
          <w:rPr>
            <w:rFonts w:cstheme="minorHAnsi"/>
            <w:sz w:val="24"/>
            <w:szCs w:val="24"/>
          </w:rPr>
          <w:t xml:space="preserve">Figures 6 and 7 show the </w:t>
        </w:r>
      </w:ins>
      <w:ins w:id="44" w:author="Matthew Peeples" w:date="2020-10-21T13:48:00Z">
        <w:r>
          <w:rPr>
            <w:rFonts w:cstheme="minorHAnsi"/>
            <w:sz w:val="24"/>
            <w:szCs w:val="24"/>
          </w:rPr>
          <w:t xml:space="preserve">relationship between </w:t>
        </w:r>
      </w:ins>
      <w:ins w:id="45" w:author="Matthew Peeples" w:date="2020-10-21T13:49:00Z">
        <w:r>
          <w:rPr>
            <w:rFonts w:cstheme="minorHAnsi"/>
            <w:sz w:val="24"/>
            <w:szCs w:val="24"/>
          </w:rPr>
          <w:t xml:space="preserve">both </w:t>
        </w:r>
      </w:ins>
      <w:ins w:id="46" w:author="Matthew Peeples" w:date="2020-10-21T13:48:00Z">
        <w:r>
          <w:rPr>
            <w:rFonts w:cstheme="minorHAnsi"/>
            <w:sz w:val="24"/>
            <w:szCs w:val="24"/>
          </w:rPr>
          <w:t xml:space="preserve">Black Mesa and Dogoszhi style </w:t>
        </w:r>
      </w:ins>
      <w:ins w:id="47" w:author="Matthew Peeples" w:date="2020-10-21T13:51:00Z">
        <w:r>
          <w:rPr>
            <w:rFonts w:cstheme="minorHAnsi"/>
            <w:sz w:val="24"/>
            <w:szCs w:val="24"/>
          </w:rPr>
          <w:t xml:space="preserve">through time compared to site size (number of rooms) and network (eigenvector) </w:t>
        </w:r>
        <w:proofErr w:type="spellStart"/>
        <w:r>
          <w:rPr>
            <w:rFonts w:cstheme="minorHAnsi"/>
            <w:sz w:val="24"/>
            <w:szCs w:val="24"/>
          </w:rPr>
          <w:t>centraility</w:t>
        </w:r>
        <w:proofErr w:type="spellEnd"/>
        <w:r>
          <w:rPr>
            <w:rFonts w:cstheme="minorHAnsi"/>
            <w:sz w:val="24"/>
            <w:szCs w:val="24"/>
          </w:rPr>
          <w:t xml:space="preserve"> </w:t>
        </w:r>
        <w:r>
          <w:rPr>
            <w:rFonts w:cstheme="minorHAnsi"/>
            <w:sz w:val="24"/>
            <w:szCs w:val="24"/>
          </w:rPr>
          <w:lastRenderedPageBreak/>
          <w:t>through time. R</w:t>
        </w:r>
      </w:ins>
      <w:ins w:id="48" w:author="Matthew Peeples" w:date="2020-10-21T13:47:00Z">
        <w:r>
          <w:rPr>
            <w:rFonts w:cstheme="minorHAnsi"/>
            <w:sz w:val="24"/>
            <w:szCs w:val="24"/>
          </w:rPr>
          <w:t xml:space="preserve">ank-order Spearman’s </w:t>
        </w:r>
      </w:ins>
      <w:ins w:id="49" w:author="Matthew Peeples" w:date="2020-10-21T13:48:00Z">
        <w:r>
          <w:rPr>
            <w:rFonts w:cstheme="minorHAnsi"/>
            <w:sz w:val="24"/>
            <w:szCs w:val="24"/>
          </w:rPr>
          <w:t>ρ correlation coefficient</w:t>
        </w:r>
      </w:ins>
      <w:ins w:id="50" w:author="Matthew Peeples" w:date="2020-10-21T13:51:00Z">
        <w:r>
          <w:rPr>
            <w:rFonts w:cstheme="minorHAnsi"/>
            <w:sz w:val="24"/>
            <w:szCs w:val="24"/>
          </w:rPr>
          <w:t xml:space="preserve">s </w:t>
        </w:r>
      </w:ins>
      <w:ins w:id="51" w:author="Matthew Peeples" w:date="2020-10-21T13:53:00Z">
        <w:r>
          <w:rPr>
            <w:rFonts w:cstheme="minorHAnsi"/>
            <w:sz w:val="24"/>
            <w:szCs w:val="24"/>
          </w:rPr>
          <w:t>are reported</w:t>
        </w:r>
      </w:ins>
      <w:ins w:id="52" w:author="Matthew Peeples" w:date="2020-10-21T13:52:00Z">
        <w:r>
          <w:rPr>
            <w:rFonts w:cstheme="minorHAnsi"/>
            <w:sz w:val="24"/>
            <w:szCs w:val="24"/>
          </w:rPr>
          <w:t>.</w:t>
        </w:r>
      </w:ins>
      <w:del w:id="53" w:author="Matthew Peeples" w:date="2020-10-21T13:52:00Z">
        <w:r w:rsidR="002A5C8D" w:rsidRPr="007A19CB" w:rsidDel="00F44365">
          <w:rPr>
            <w:rFonts w:cstheme="minorHAnsi"/>
            <w:sz w:val="24"/>
            <w:szCs w:val="24"/>
          </w:rPr>
          <w:delText xml:space="preserve">For both site size </w:delText>
        </w:r>
        <w:r w:rsidR="00242239" w:rsidRPr="007A19CB" w:rsidDel="00F44365">
          <w:rPr>
            <w:rFonts w:cstheme="minorHAnsi"/>
            <w:sz w:val="24"/>
            <w:szCs w:val="24"/>
          </w:rPr>
          <w:delText>(number of</w:delText>
        </w:r>
        <w:r w:rsidR="00D24679" w:rsidRPr="007A19CB" w:rsidDel="00F44365">
          <w:rPr>
            <w:rFonts w:cstheme="minorHAnsi"/>
            <w:sz w:val="24"/>
            <w:szCs w:val="24"/>
          </w:rPr>
          <w:delText xml:space="preserve"> room</w:delText>
        </w:r>
        <w:r w:rsidR="00242239" w:rsidRPr="007A19CB" w:rsidDel="00F44365">
          <w:rPr>
            <w:rFonts w:cstheme="minorHAnsi"/>
            <w:sz w:val="24"/>
            <w:szCs w:val="24"/>
          </w:rPr>
          <w:delText>s)</w:delText>
        </w:r>
        <w:r w:rsidR="00D24679" w:rsidRPr="007A19CB" w:rsidDel="00F44365">
          <w:rPr>
            <w:rFonts w:cstheme="minorHAnsi"/>
            <w:sz w:val="24"/>
            <w:szCs w:val="24"/>
          </w:rPr>
          <w:delText xml:space="preserve"> </w:delText>
        </w:r>
        <w:r w:rsidR="002A5C8D" w:rsidRPr="007A19CB" w:rsidDel="00F44365">
          <w:rPr>
            <w:rFonts w:cstheme="minorHAnsi"/>
            <w:sz w:val="24"/>
            <w:szCs w:val="24"/>
          </w:rPr>
          <w:delText xml:space="preserve">and </w:delText>
        </w:r>
        <w:r w:rsidR="00D24679" w:rsidRPr="007A19CB" w:rsidDel="00F44365">
          <w:rPr>
            <w:rFonts w:cstheme="minorHAnsi"/>
            <w:sz w:val="24"/>
            <w:szCs w:val="24"/>
          </w:rPr>
          <w:delText xml:space="preserve">network (eigenvector) </w:delText>
        </w:r>
        <w:r w:rsidR="002A5C8D" w:rsidRPr="007A19CB" w:rsidDel="00F44365">
          <w:rPr>
            <w:rFonts w:cstheme="minorHAnsi"/>
            <w:sz w:val="24"/>
            <w:szCs w:val="24"/>
          </w:rPr>
          <w:delText xml:space="preserve">centrality, the co-variance of each variable with style frequency is </w:delText>
        </w:r>
        <w:commentRangeStart w:id="54"/>
        <w:commentRangeStart w:id="55"/>
        <w:r w:rsidR="00722A26" w:rsidRPr="007A19CB" w:rsidDel="00F44365">
          <w:rPr>
            <w:rFonts w:cstheme="minorHAnsi"/>
            <w:sz w:val="24"/>
            <w:szCs w:val="24"/>
          </w:rPr>
          <w:delText>shown</w:delText>
        </w:r>
        <w:r w:rsidR="002A5C8D" w:rsidRPr="007A19CB" w:rsidDel="00F44365">
          <w:rPr>
            <w:rFonts w:cstheme="minorHAnsi"/>
            <w:sz w:val="24"/>
            <w:szCs w:val="24"/>
          </w:rPr>
          <w:delText xml:space="preserve"> in </w:delText>
        </w:r>
        <w:r w:rsidR="002A5C8D" w:rsidRPr="007A19CB" w:rsidDel="00F44365">
          <w:rPr>
            <w:rFonts w:cstheme="minorHAnsi"/>
            <w:sz w:val="24"/>
            <w:szCs w:val="24"/>
            <w:highlight w:val="yellow"/>
          </w:rPr>
          <w:delText xml:space="preserve">Figures </w:delText>
        </w:r>
        <w:r w:rsidR="00C05980" w:rsidDel="00F44365">
          <w:rPr>
            <w:rFonts w:cstheme="minorHAnsi"/>
            <w:sz w:val="24"/>
            <w:szCs w:val="24"/>
            <w:highlight w:val="yellow"/>
          </w:rPr>
          <w:delText>6</w:delText>
        </w:r>
        <w:r w:rsidR="002A5C8D" w:rsidRPr="007A19CB" w:rsidDel="00F44365">
          <w:rPr>
            <w:rFonts w:cstheme="minorHAnsi"/>
            <w:sz w:val="24"/>
            <w:szCs w:val="24"/>
            <w:highlight w:val="yellow"/>
          </w:rPr>
          <w:delText xml:space="preserve"> and </w:delText>
        </w:r>
        <w:r w:rsidR="00C05980" w:rsidDel="00F44365">
          <w:rPr>
            <w:rFonts w:cstheme="minorHAnsi"/>
            <w:sz w:val="24"/>
            <w:szCs w:val="24"/>
            <w:highlight w:val="yellow"/>
          </w:rPr>
          <w:delText>7</w:delText>
        </w:r>
        <w:r w:rsidR="002A5C8D" w:rsidRPr="007A19CB" w:rsidDel="00F44365">
          <w:rPr>
            <w:rFonts w:cstheme="minorHAnsi"/>
            <w:sz w:val="24"/>
            <w:szCs w:val="24"/>
          </w:rPr>
          <w:delText>, calculated as a Pearson correlation coefficient</w:delText>
        </w:r>
      </w:del>
      <w:del w:id="56" w:author="Matthew Peeples" w:date="2020-10-21T13:53:00Z">
        <w:r w:rsidR="002A5C8D" w:rsidRPr="007A19CB" w:rsidDel="00F44365">
          <w:rPr>
            <w:rFonts w:cstheme="minorHAnsi"/>
            <w:sz w:val="24"/>
            <w:szCs w:val="24"/>
          </w:rPr>
          <w:delText>.</w:delText>
        </w:r>
      </w:del>
      <w:ins w:id="57" w:author="Matthew Peeples" w:date="2020-10-21T13:53:00Z">
        <w:r>
          <w:rPr>
            <w:rFonts w:cstheme="minorHAnsi"/>
            <w:sz w:val="24"/>
            <w:szCs w:val="24"/>
          </w:rPr>
          <w:t xml:space="preserve"> There is little correlation between site size</w:t>
        </w:r>
      </w:ins>
      <w:r w:rsidR="002A5C8D" w:rsidRPr="007A19CB">
        <w:rPr>
          <w:rFonts w:cstheme="minorHAnsi"/>
          <w:sz w:val="24"/>
          <w:szCs w:val="24"/>
        </w:rPr>
        <w:t xml:space="preserve"> </w:t>
      </w:r>
      <w:ins w:id="58" w:author="Matthew Peeples" w:date="2020-10-21T13:53:00Z">
        <w:r>
          <w:rPr>
            <w:rFonts w:cstheme="minorHAnsi"/>
            <w:sz w:val="24"/>
            <w:szCs w:val="24"/>
          </w:rPr>
          <w:t>or eigenvector centrality an</w:t>
        </w:r>
      </w:ins>
      <w:ins w:id="59" w:author="Matthew Peeples" w:date="2020-10-21T13:54:00Z">
        <w:r>
          <w:rPr>
            <w:rFonts w:cstheme="minorHAnsi"/>
            <w:sz w:val="24"/>
            <w:szCs w:val="24"/>
          </w:rPr>
          <w:t>d Dogoszhi-style proportions</w:t>
        </w:r>
      </w:ins>
      <w:del w:id="60" w:author="Matthew Peeples" w:date="2020-10-21T13:54:00Z">
        <w:r w:rsidR="002A5C8D" w:rsidRPr="007A19CB" w:rsidDel="00F44365">
          <w:rPr>
            <w:rFonts w:cstheme="minorHAnsi"/>
            <w:sz w:val="24"/>
            <w:szCs w:val="24"/>
          </w:rPr>
          <w:delText xml:space="preserve">The covariance of both site size and eigenvector centrality with Dogoszhi-style </w:delText>
        </w:r>
        <w:r w:rsidR="001A7073" w:rsidRPr="007A19CB" w:rsidDel="00F44365">
          <w:rPr>
            <w:rFonts w:cstheme="minorHAnsi"/>
            <w:sz w:val="24"/>
            <w:szCs w:val="24"/>
          </w:rPr>
          <w:delText>percentages</w:delText>
        </w:r>
        <w:r w:rsidR="002A5C8D" w:rsidRPr="007A19CB" w:rsidDel="00F44365">
          <w:rPr>
            <w:rFonts w:cstheme="minorHAnsi"/>
            <w:sz w:val="24"/>
            <w:szCs w:val="24"/>
          </w:rPr>
          <w:delText xml:space="preserve"> is near 0 in the intervals of peak production</w:delText>
        </w:r>
      </w:del>
      <w:r w:rsidR="005D6956" w:rsidRPr="007A19CB">
        <w:rPr>
          <w:rFonts w:cstheme="minorHAnsi"/>
          <w:sz w:val="24"/>
          <w:szCs w:val="24"/>
        </w:rPr>
        <w:t xml:space="preserve">, </w:t>
      </w:r>
      <w:del w:id="61" w:author="Matthew Peeples" w:date="2020-10-21T13:54:00Z">
        <w:r w:rsidR="005D6956" w:rsidRPr="007A19CB" w:rsidDel="00F44365">
          <w:rPr>
            <w:rFonts w:cstheme="minorHAnsi"/>
            <w:sz w:val="24"/>
            <w:szCs w:val="24"/>
          </w:rPr>
          <w:delText>supporting the interpretation</w:delText>
        </w:r>
      </w:del>
      <w:ins w:id="62" w:author="Matthew Peeples" w:date="2020-10-21T13:54:00Z">
        <w:r>
          <w:rPr>
            <w:rFonts w:cstheme="minorHAnsi"/>
            <w:sz w:val="24"/>
            <w:szCs w:val="24"/>
          </w:rPr>
          <w:t>illustrating that there is</w:t>
        </w:r>
      </w:ins>
      <w:del w:id="63" w:author="Matthew Peeples" w:date="2020-10-21T13:54:00Z">
        <w:r w:rsidR="005D6956" w:rsidRPr="007A19CB" w:rsidDel="00F44365">
          <w:rPr>
            <w:rFonts w:cstheme="minorHAnsi"/>
            <w:sz w:val="24"/>
            <w:szCs w:val="24"/>
          </w:rPr>
          <w:delText xml:space="preserve"> of</w:delText>
        </w:r>
      </w:del>
      <w:r w:rsidR="005D6956" w:rsidRPr="007A19CB">
        <w:rPr>
          <w:rFonts w:cstheme="minorHAnsi"/>
          <w:sz w:val="24"/>
          <w:szCs w:val="24"/>
        </w:rPr>
        <w:t xml:space="preserve"> a high degree of variation </w:t>
      </w:r>
      <w:del w:id="64" w:author="Matthew Peeples" w:date="2020-10-21T13:54:00Z">
        <w:r w:rsidR="005D6956" w:rsidRPr="007A19CB" w:rsidDel="00F44365">
          <w:rPr>
            <w:rFonts w:cstheme="minorHAnsi"/>
            <w:sz w:val="24"/>
            <w:szCs w:val="24"/>
          </w:rPr>
          <w:delText xml:space="preserve">and little patterning </w:delText>
        </w:r>
      </w:del>
      <w:ins w:id="65" w:author="Matthew Peeples" w:date="2020-10-21T13:54:00Z">
        <w:r>
          <w:rPr>
            <w:rFonts w:cstheme="minorHAnsi"/>
            <w:sz w:val="24"/>
            <w:szCs w:val="24"/>
          </w:rPr>
          <w:t>and no clear associations</w:t>
        </w:r>
      </w:ins>
      <w:del w:id="66" w:author="Matthew Peeples" w:date="2020-10-21T13:54:00Z">
        <w:r w:rsidR="005D6956" w:rsidRPr="007A19CB" w:rsidDel="00F44365">
          <w:rPr>
            <w:rFonts w:cstheme="minorHAnsi"/>
            <w:sz w:val="24"/>
            <w:szCs w:val="24"/>
          </w:rPr>
          <w:delText xml:space="preserve">with respect </w:delText>
        </w:r>
        <w:commentRangeEnd w:id="54"/>
        <w:r w:rsidR="007D5B44" w:rsidDel="00F44365">
          <w:rPr>
            <w:rStyle w:val="CommentReference"/>
          </w:rPr>
          <w:commentReference w:id="54"/>
        </w:r>
        <w:r w:rsidR="005D6956" w:rsidRPr="007A19CB" w:rsidDel="00F44365">
          <w:rPr>
            <w:rFonts w:cstheme="minorHAnsi"/>
            <w:sz w:val="24"/>
            <w:szCs w:val="24"/>
          </w:rPr>
          <w:delText>to size or network position</w:delText>
        </w:r>
      </w:del>
      <w:r w:rsidR="002A5C8D" w:rsidRPr="00584D43">
        <w:rPr>
          <w:rFonts w:cstheme="minorHAnsi"/>
          <w:color w:val="000000" w:themeColor="text1"/>
          <w:sz w:val="24"/>
          <w:szCs w:val="24"/>
        </w:rPr>
        <w:t xml:space="preserve">. </w:t>
      </w:r>
      <w:ins w:id="67" w:author="Matthew Peeples" w:date="2020-10-21T13:55:00Z">
        <w:r>
          <w:rPr>
            <w:rFonts w:cstheme="minorHAnsi"/>
            <w:color w:val="000000" w:themeColor="text1"/>
            <w:sz w:val="24"/>
            <w:szCs w:val="24"/>
          </w:rPr>
          <w:t>There is a somewhat stronger rank-order correlation between Black Mesa-style and eigenvector centrality</w:t>
        </w:r>
      </w:ins>
      <w:del w:id="68" w:author="Matthew Peeples" w:date="2020-10-21T13:55:00Z">
        <w:r w:rsidR="00584D43" w:rsidRPr="00584D43" w:rsidDel="00F44365">
          <w:rPr>
            <w:rFonts w:cstheme="minorHAnsi"/>
            <w:color w:val="000000" w:themeColor="text1"/>
            <w:sz w:val="24"/>
            <w:szCs w:val="24"/>
          </w:rPr>
          <w:delText>A h</w:delText>
        </w:r>
        <w:r w:rsidR="00A517A4" w:rsidRPr="00584D43" w:rsidDel="00F44365">
          <w:rPr>
            <w:rFonts w:cstheme="minorHAnsi"/>
            <w:color w:val="000000" w:themeColor="text1"/>
            <w:sz w:val="24"/>
            <w:szCs w:val="24"/>
          </w:rPr>
          <w:delText xml:space="preserve">igher correlation </w:delText>
        </w:r>
        <w:r w:rsidR="00584D43" w:rsidRPr="00584D43" w:rsidDel="00F44365">
          <w:rPr>
            <w:rFonts w:cstheme="minorHAnsi"/>
            <w:color w:val="000000" w:themeColor="text1"/>
            <w:sz w:val="24"/>
            <w:szCs w:val="24"/>
          </w:rPr>
          <w:delText>is</w:delText>
        </w:r>
        <w:r w:rsidR="00A517A4" w:rsidRPr="00584D43" w:rsidDel="00F44365">
          <w:rPr>
            <w:rFonts w:cstheme="minorHAnsi"/>
            <w:color w:val="000000" w:themeColor="text1"/>
            <w:sz w:val="24"/>
            <w:szCs w:val="24"/>
          </w:rPr>
          <w:delText xml:space="preserve"> present for</w:delText>
        </w:r>
        <w:r w:rsidR="00584D43" w:rsidRPr="00584D43" w:rsidDel="00F44365">
          <w:rPr>
            <w:rFonts w:cstheme="minorHAnsi"/>
            <w:color w:val="000000" w:themeColor="text1"/>
            <w:sz w:val="24"/>
            <w:szCs w:val="24"/>
          </w:rPr>
          <w:delText xml:space="preserve"> relative frequency of</w:delText>
        </w:r>
        <w:r w:rsidR="00A517A4" w:rsidRPr="00584D43" w:rsidDel="00F44365">
          <w:rPr>
            <w:rFonts w:cstheme="minorHAnsi"/>
            <w:color w:val="000000" w:themeColor="text1"/>
            <w:sz w:val="24"/>
            <w:szCs w:val="24"/>
          </w:rPr>
          <w:delText xml:space="preserve"> Black Mesa-style</w:delText>
        </w:r>
        <w:r w:rsidR="00584D43" w:rsidRPr="00584D43" w:rsidDel="00F44365">
          <w:rPr>
            <w:rFonts w:cstheme="minorHAnsi"/>
            <w:color w:val="000000" w:themeColor="text1"/>
            <w:sz w:val="24"/>
            <w:szCs w:val="24"/>
          </w:rPr>
          <w:delText xml:space="preserve"> with eigenvector centrality</w:delText>
        </w:r>
      </w:del>
      <w:r w:rsidR="00A517A4" w:rsidRPr="00584D43">
        <w:rPr>
          <w:rFonts w:cstheme="minorHAnsi"/>
          <w:color w:val="000000" w:themeColor="text1"/>
          <w:sz w:val="24"/>
          <w:szCs w:val="24"/>
        </w:rPr>
        <w:t>, increasing from the A.D. 900–950 to the 950–1000 interval</w:t>
      </w:r>
      <w:r w:rsidR="00584D43" w:rsidRPr="00584D43">
        <w:rPr>
          <w:rFonts w:cstheme="minorHAnsi"/>
          <w:color w:val="000000" w:themeColor="text1"/>
          <w:sz w:val="24"/>
          <w:szCs w:val="24"/>
        </w:rPr>
        <w:t xml:space="preserve">, though </w:t>
      </w:r>
      <w:ins w:id="69" w:author="Matthew Peeples" w:date="2020-10-21T13:55:00Z">
        <w:r>
          <w:rPr>
            <w:rFonts w:cstheme="minorHAnsi"/>
            <w:color w:val="000000" w:themeColor="text1"/>
            <w:sz w:val="24"/>
            <w:szCs w:val="24"/>
          </w:rPr>
          <w:t>there is still con</w:t>
        </w:r>
      </w:ins>
      <w:ins w:id="70" w:author="Matthew Peeples" w:date="2020-10-21T13:56:00Z">
        <w:r>
          <w:rPr>
            <w:rFonts w:cstheme="minorHAnsi"/>
            <w:color w:val="000000" w:themeColor="text1"/>
            <w:sz w:val="24"/>
            <w:szCs w:val="24"/>
          </w:rPr>
          <w:t>siderable variability. T</w:t>
        </w:r>
      </w:ins>
      <w:del w:id="71" w:author="Matthew Peeples" w:date="2020-10-21T13:56:00Z">
        <w:r w:rsidR="00584D43" w:rsidRPr="00584D43" w:rsidDel="00F44365">
          <w:rPr>
            <w:rFonts w:cstheme="minorHAnsi"/>
            <w:color w:val="000000" w:themeColor="text1"/>
            <w:sz w:val="24"/>
            <w:szCs w:val="24"/>
          </w:rPr>
          <w:delText>t</w:delText>
        </w:r>
      </w:del>
      <w:r w:rsidR="00584D43" w:rsidRPr="00584D43">
        <w:rPr>
          <w:rFonts w:cstheme="minorHAnsi"/>
          <w:color w:val="000000" w:themeColor="text1"/>
          <w:sz w:val="24"/>
          <w:szCs w:val="24"/>
        </w:rPr>
        <w:t xml:space="preserve">he correlation between the relative frequency of Black Mesa-style ceramics and site size </w:t>
      </w:r>
      <w:commentRangeEnd w:id="55"/>
      <w:r w:rsidR="00FC2348">
        <w:rPr>
          <w:rStyle w:val="CommentReference"/>
        </w:rPr>
        <w:commentReference w:id="55"/>
      </w:r>
      <w:r w:rsidR="00584D43" w:rsidRPr="00584D43">
        <w:rPr>
          <w:rFonts w:cstheme="minorHAnsi"/>
          <w:color w:val="000000" w:themeColor="text1"/>
          <w:sz w:val="24"/>
          <w:szCs w:val="24"/>
        </w:rPr>
        <w:t xml:space="preserve">is </w:t>
      </w:r>
      <w:del w:id="72" w:author="Matthew Peeples" w:date="2020-10-21T13:56:00Z">
        <w:r w:rsidR="00584D43" w:rsidRPr="00584D43" w:rsidDel="00F44365">
          <w:rPr>
            <w:rFonts w:cstheme="minorHAnsi"/>
            <w:color w:val="000000" w:themeColor="text1"/>
            <w:sz w:val="24"/>
            <w:szCs w:val="24"/>
          </w:rPr>
          <w:delText>only slightly negative</w:delText>
        </w:r>
      </w:del>
      <w:ins w:id="73" w:author="Matthew Peeples" w:date="2020-10-21T13:56:00Z">
        <w:r>
          <w:rPr>
            <w:rFonts w:cstheme="minorHAnsi"/>
            <w:color w:val="000000" w:themeColor="text1"/>
            <w:sz w:val="24"/>
            <w:szCs w:val="24"/>
          </w:rPr>
          <w:t>near 0</w:t>
        </w:r>
      </w:ins>
      <w:r w:rsidR="00584D43" w:rsidRPr="00584D43">
        <w:rPr>
          <w:rFonts w:cstheme="minorHAnsi"/>
          <w:color w:val="000000" w:themeColor="text1"/>
          <w:sz w:val="24"/>
          <w:szCs w:val="24"/>
        </w:rPr>
        <w:t>. This</w:t>
      </w:r>
      <w:r w:rsidR="00823902" w:rsidRPr="00584D43">
        <w:rPr>
          <w:rFonts w:cstheme="minorHAnsi"/>
          <w:color w:val="000000" w:themeColor="text1"/>
          <w:sz w:val="24"/>
          <w:szCs w:val="24"/>
        </w:rPr>
        <w:t xml:space="preserve"> </w:t>
      </w:r>
      <w:r w:rsidR="00584D43" w:rsidRPr="00584D43">
        <w:rPr>
          <w:rFonts w:cstheme="minorHAnsi"/>
          <w:color w:val="000000" w:themeColor="text1"/>
          <w:sz w:val="24"/>
          <w:szCs w:val="24"/>
        </w:rPr>
        <w:t>indicates</w:t>
      </w:r>
      <w:r w:rsidR="00823902" w:rsidRPr="00584D43">
        <w:rPr>
          <w:rFonts w:cstheme="minorHAnsi"/>
          <w:color w:val="000000" w:themeColor="text1"/>
          <w:sz w:val="24"/>
          <w:szCs w:val="24"/>
        </w:rPr>
        <w:t xml:space="preserve"> that if either of these styles is associated with </w:t>
      </w:r>
      <w:r w:rsidR="00584D43" w:rsidRPr="00584D43">
        <w:rPr>
          <w:rFonts w:cstheme="minorHAnsi"/>
          <w:color w:val="000000" w:themeColor="text1"/>
          <w:sz w:val="24"/>
          <w:szCs w:val="24"/>
        </w:rPr>
        <w:t xml:space="preserve">network prominence, </w:t>
      </w:r>
      <w:r w:rsidR="00823902" w:rsidRPr="00584D43">
        <w:rPr>
          <w:rFonts w:cstheme="minorHAnsi"/>
          <w:color w:val="000000" w:themeColor="text1"/>
          <w:sz w:val="24"/>
          <w:szCs w:val="24"/>
        </w:rPr>
        <w:t>it is this earlier style</w:t>
      </w:r>
      <w:r w:rsidR="00FF5D07" w:rsidRPr="00584D43">
        <w:rPr>
          <w:rFonts w:cstheme="minorHAnsi"/>
          <w:color w:val="000000" w:themeColor="text1"/>
          <w:sz w:val="24"/>
          <w:szCs w:val="24"/>
        </w:rPr>
        <w:t xml:space="preserve"> </w:t>
      </w:r>
      <w:r w:rsidR="00823902" w:rsidRPr="00584D43">
        <w:rPr>
          <w:rFonts w:cstheme="minorHAnsi"/>
          <w:color w:val="000000" w:themeColor="text1"/>
          <w:sz w:val="24"/>
          <w:szCs w:val="24"/>
        </w:rPr>
        <w:t xml:space="preserve">rather than </w:t>
      </w:r>
      <w:r w:rsidR="00FF5D07" w:rsidRPr="00584D43">
        <w:rPr>
          <w:rFonts w:cstheme="minorHAnsi"/>
          <w:color w:val="000000" w:themeColor="text1"/>
          <w:sz w:val="24"/>
          <w:szCs w:val="24"/>
        </w:rPr>
        <w:t xml:space="preserve">Dogoszhi-style. </w:t>
      </w:r>
      <w:r w:rsidR="0053624E" w:rsidRPr="007A19CB">
        <w:rPr>
          <w:rFonts w:cstheme="minorHAnsi"/>
          <w:sz w:val="24"/>
          <w:szCs w:val="24"/>
        </w:rPr>
        <w:t xml:space="preserve">However, because our site size estimates are invariant over time, the earlier style correlations may be inflated. </w:t>
      </w:r>
      <w:r w:rsidR="00FF5D07" w:rsidRPr="007A19CB">
        <w:rPr>
          <w:rFonts w:cstheme="minorHAnsi"/>
          <w:sz w:val="24"/>
          <w:szCs w:val="24"/>
        </w:rPr>
        <w:t xml:space="preserve"> </w:t>
      </w:r>
    </w:p>
    <w:p w14:paraId="3C501307" w14:textId="6434E9D2" w:rsidR="002A5C8D" w:rsidRPr="007A19CB" w:rsidRDefault="00874FC7" w:rsidP="007A19CB">
      <w:pPr>
        <w:pStyle w:val="NoSpacing"/>
        <w:jc w:val="center"/>
        <w:rPr>
          <w:rFonts w:cstheme="minorHAnsi"/>
          <w:sz w:val="24"/>
          <w:szCs w:val="24"/>
        </w:rPr>
      </w:pPr>
      <w:r w:rsidRPr="007A19CB">
        <w:rPr>
          <w:rFonts w:cstheme="minorHAnsi"/>
          <w:sz w:val="24"/>
          <w:szCs w:val="24"/>
          <w:highlight w:val="yellow"/>
        </w:rPr>
        <w:t xml:space="preserve">[Insert Figures </w:t>
      </w:r>
      <w:r w:rsidR="00C05980">
        <w:rPr>
          <w:rFonts w:cstheme="minorHAnsi"/>
          <w:sz w:val="24"/>
          <w:szCs w:val="24"/>
          <w:highlight w:val="yellow"/>
        </w:rPr>
        <w:t>6</w:t>
      </w:r>
      <w:r w:rsidRPr="007A19CB">
        <w:rPr>
          <w:rFonts w:cstheme="minorHAnsi"/>
          <w:sz w:val="24"/>
          <w:szCs w:val="24"/>
          <w:highlight w:val="yellow"/>
        </w:rPr>
        <w:t xml:space="preserve"> and </w:t>
      </w:r>
      <w:r w:rsidR="00C05980">
        <w:rPr>
          <w:rFonts w:cstheme="minorHAnsi"/>
          <w:sz w:val="24"/>
          <w:szCs w:val="24"/>
          <w:highlight w:val="yellow"/>
        </w:rPr>
        <w:t>7</w:t>
      </w:r>
      <w:r w:rsidRPr="007A19CB">
        <w:rPr>
          <w:rFonts w:cstheme="minorHAnsi"/>
          <w:sz w:val="24"/>
          <w:szCs w:val="24"/>
          <w:highlight w:val="yellow"/>
        </w:rPr>
        <w:t xml:space="preserve"> about here]</w:t>
      </w:r>
    </w:p>
    <w:p w14:paraId="12053CE2" w14:textId="633FB66A" w:rsidR="00525994" w:rsidRPr="007A19CB" w:rsidRDefault="00525994" w:rsidP="007A19CB">
      <w:pPr>
        <w:pStyle w:val="NoSpacing"/>
        <w:rPr>
          <w:rFonts w:cstheme="minorHAnsi"/>
          <w:i/>
          <w:sz w:val="24"/>
          <w:szCs w:val="24"/>
        </w:rPr>
      </w:pPr>
      <w:r w:rsidRPr="007A19CB">
        <w:rPr>
          <w:rFonts w:cstheme="minorHAnsi"/>
          <w:i/>
          <w:sz w:val="24"/>
          <w:szCs w:val="24"/>
        </w:rPr>
        <w:t xml:space="preserve">Relationship of Style </w:t>
      </w:r>
      <w:r w:rsidR="0053624E" w:rsidRPr="007A19CB">
        <w:rPr>
          <w:rFonts w:cstheme="minorHAnsi"/>
          <w:i/>
          <w:sz w:val="24"/>
          <w:szCs w:val="24"/>
        </w:rPr>
        <w:t xml:space="preserve">Frequency </w:t>
      </w:r>
      <w:r w:rsidR="002A5C8D" w:rsidRPr="007A19CB">
        <w:rPr>
          <w:rFonts w:cstheme="minorHAnsi"/>
          <w:i/>
          <w:sz w:val="24"/>
          <w:szCs w:val="24"/>
        </w:rPr>
        <w:t xml:space="preserve">at Great Houses and Great Kivas by </w:t>
      </w:r>
      <w:r w:rsidRPr="007A19CB">
        <w:rPr>
          <w:rFonts w:cstheme="minorHAnsi"/>
          <w:i/>
          <w:sz w:val="24"/>
          <w:szCs w:val="24"/>
        </w:rPr>
        <w:t>Macro-Region</w:t>
      </w:r>
    </w:p>
    <w:p w14:paraId="65EBD814" w14:textId="41D3AFA8" w:rsidR="0067508E" w:rsidRPr="007A19CB" w:rsidRDefault="0067508E">
      <w:pPr>
        <w:pStyle w:val="NoSpacing"/>
        <w:ind w:firstLine="720"/>
        <w:rPr>
          <w:rFonts w:cstheme="minorHAnsi"/>
          <w:sz w:val="24"/>
          <w:szCs w:val="24"/>
        </w:rPr>
      </w:pPr>
      <w:r w:rsidRPr="007A19CB">
        <w:rPr>
          <w:rFonts w:cstheme="minorHAnsi"/>
          <w:sz w:val="24"/>
          <w:szCs w:val="24"/>
        </w:rPr>
        <w:t xml:space="preserve">All evaluated metrics indicate a high degree of </w:t>
      </w:r>
      <w:del w:id="74" w:author="Matthew Peeples" w:date="2020-10-21T13:56:00Z">
        <w:r w:rsidRPr="007A19CB" w:rsidDel="00B41575">
          <w:rPr>
            <w:rFonts w:cstheme="minorHAnsi"/>
            <w:sz w:val="24"/>
            <w:szCs w:val="24"/>
          </w:rPr>
          <w:delText xml:space="preserve">variance </w:delText>
        </w:r>
      </w:del>
      <w:ins w:id="75" w:author="Matthew Peeples" w:date="2020-10-21T13:56:00Z">
        <w:r w:rsidR="00B41575">
          <w:rPr>
            <w:rFonts w:cstheme="minorHAnsi"/>
            <w:sz w:val="24"/>
            <w:szCs w:val="24"/>
          </w:rPr>
          <w:t>variability</w:t>
        </w:r>
        <w:r w:rsidR="00B41575" w:rsidRPr="007A19CB">
          <w:rPr>
            <w:rFonts w:cstheme="minorHAnsi"/>
            <w:sz w:val="24"/>
            <w:szCs w:val="24"/>
          </w:rPr>
          <w:t xml:space="preserve"> </w:t>
        </w:r>
      </w:ins>
      <w:del w:id="76" w:author="Matthew Peeples" w:date="2020-10-21T13:56:00Z">
        <w:r w:rsidRPr="007A19CB" w:rsidDel="00B41575">
          <w:rPr>
            <w:rFonts w:cstheme="minorHAnsi"/>
            <w:sz w:val="24"/>
            <w:szCs w:val="24"/>
          </w:rPr>
          <w:delText xml:space="preserve">and low degree of homogeneity </w:delText>
        </w:r>
      </w:del>
      <w:r w:rsidRPr="007A19CB">
        <w:rPr>
          <w:rFonts w:cstheme="minorHAnsi"/>
          <w:sz w:val="24"/>
          <w:szCs w:val="24"/>
        </w:rPr>
        <w:t xml:space="preserve">in the </w:t>
      </w:r>
      <w:r w:rsidR="00A517A4" w:rsidRPr="007A19CB">
        <w:rPr>
          <w:rFonts w:cstheme="minorHAnsi"/>
          <w:sz w:val="24"/>
          <w:szCs w:val="24"/>
        </w:rPr>
        <w:t xml:space="preserve">spatial </w:t>
      </w:r>
      <w:r w:rsidRPr="007A19CB">
        <w:rPr>
          <w:rFonts w:cstheme="minorHAnsi"/>
          <w:sz w:val="24"/>
          <w:szCs w:val="24"/>
        </w:rPr>
        <w:t>distribution of Black Mesa- and Dogoszhi-style ceramics</w:t>
      </w:r>
      <w:r w:rsidR="00A517A4" w:rsidRPr="007A19CB">
        <w:rPr>
          <w:rFonts w:cstheme="minorHAnsi"/>
          <w:sz w:val="24"/>
          <w:szCs w:val="24"/>
        </w:rPr>
        <w:t xml:space="preserve"> by subareas of the Chaco </w:t>
      </w:r>
      <w:commentRangeStart w:id="77"/>
      <w:r w:rsidR="00A517A4" w:rsidRPr="007A19CB">
        <w:rPr>
          <w:rFonts w:cstheme="minorHAnsi"/>
          <w:sz w:val="24"/>
          <w:szCs w:val="24"/>
        </w:rPr>
        <w:t>World</w:t>
      </w:r>
      <w:r w:rsidR="00BB75A3">
        <w:rPr>
          <w:rFonts w:cstheme="minorHAnsi"/>
          <w:sz w:val="24"/>
          <w:szCs w:val="24"/>
        </w:rPr>
        <w:t xml:space="preserve"> (</w:t>
      </w:r>
      <w:r w:rsidR="00BB75A3" w:rsidRPr="007A19CB">
        <w:rPr>
          <w:rFonts w:cstheme="minorHAnsi"/>
          <w:sz w:val="24"/>
          <w:szCs w:val="24"/>
          <w:highlight w:val="yellow"/>
        </w:rPr>
        <w:t>Figures 8 and 9</w:t>
      </w:r>
      <w:r w:rsidR="00BB75A3">
        <w:rPr>
          <w:rFonts w:cstheme="minorHAnsi"/>
          <w:sz w:val="24"/>
          <w:szCs w:val="24"/>
        </w:rPr>
        <w:t>)</w:t>
      </w:r>
      <w:r w:rsidR="00A517A4" w:rsidRPr="007A19CB">
        <w:rPr>
          <w:rFonts w:cstheme="minorHAnsi"/>
          <w:sz w:val="24"/>
          <w:szCs w:val="24"/>
        </w:rPr>
        <w:t xml:space="preserve">. </w:t>
      </w:r>
      <w:r w:rsidRPr="007A19CB">
        <w:rPr>
          <w:rFonts w:cstheme="minorHAnsi"/>
          <w:sz w:val="24"/>
          <w:szCs w:val="24"/>
        </w:rPr>
        <w:t>During the peak of Dogoszhi-style production, in the intervals A.D. 1050</w:t>
      </w:r>
      <w:r w:rsidR="000C42CA" w:rsidRPr="007A19CB">
        <w:rPr>
          <w:rFonts w:cstheme="minorHAnsi"/>
          <w:sz w:val="24"/>
          <w:szCs w:val="24"/>
        </w:rPr>
        <w:t>–</w:t>
      </w:r>
      <w:r w:rsidRPr="007A19CB">
        <w:rPr>
          <w:rFonts w:cstheme="minorHAnsi"/>
          <w:sz w:val="24"/>
          <w:szCs w:val="24"/>
        </w:rPr>
        <w:t>1100 and</w:t>
      </w:r>
      <w:r w:rsidR="00722A26" w:rsidRPr="007A19CB">
        <w:rPr>
          <w:rFonts w:cstheme="minorHAnsi"/>
          <w:sz w:val="24"/>
          <w:szCs w:val="24"/>
        </w:rPr>
        <w:t xml:space="preserve"> </w:t>
      </w:r>
      <w:r w:rsidRPr="007A19CB">
        <w:rPr>
          <w:rFonts w:cstheme="minorHAnsi"/>
          <w:sz w:val="24"/>
          <w:szCs w:val="24"/>
        </w:rPr>
        <w:t>1150</w:t>
      </w:r>
      <w:r w:rsidR="000C42CA" w:rsidRPr="007A19CB">
        <w:rPr>
          <w:rFonts w:cstheme="minorHAnsi"/>
          <w:sz w:val="24"/>
          <w:szCs w:val="24"/>
        </w:rPr>
        <w:t>–</w:t>
      </w:r>
      <w:r w:rsidRPr="007A19CB">
        <w:rPr>
          <w:rFonts w:cstheme="minorHAnsi"/>
          <w:sz w:val="24"/>
          <w:szCs w:val="24"/>
        </w:rPr>
        <w:t xml:space="preserve">1200, </w:t>
      </w:r>
      <w:del w:id="78" w:author="Matthew Peeples" w:date="2020-10-21T13:57:00Z">
        <w:r w:rsidRPr="007A19CB" w:rsidDel="00B41575">
          <w:rPr>
            <w:rFonts w:cstheme="minorHAnsi"/>
            <w:sz w:val="24"/>
            <w:szCs w:val="24"/>
          </w:rPr>
          <w:delText xml:space="preserve">variance </w:delText>
        </w:r>
      </w:del>
      <w:ins w:id="79" w:author="Matthew Peeples" w:date="2020-10-21T13:57:00Z">
        <w:r w:rsidR="00B41575">
          <w:rPr>
            <w:rFonts w:cstheme="minorHAnsi"/>
            <w:sz w:val="24"/>
            <w:szCs w:val="24"/>
          </w:rPr>
          <w:t>variability</w:t>
        </w:r>
        <w:r w:rsidR="00B41575" w:rsidRPr="007A19CB">
          <w:rPr>
            <w:rFonts w:cstheme="minorHAnsi"/>
            <w:sz w:val="24"/>
            <w:szCs w:val="24"/>
          </w:rPr>
          <w:t xml:space="preserve"> </w:t>
        </w:r>
      </w:ins>
      <w:r w:rsidRPr="007A19CB">
        <w:rPr>
          <w:rFonts w:cstheme="minorHAnsi"/>
          <w:sz w:val="24"/>
          <w:szCs w:val="24"/>
        </w:rPr>
        <w:t xml:space="preserve">is </w:t>
      </w:r>
      <w:commentRangeEnd w:id="77"/>
      <w:r w:rsidR="007D5B44">
        <w:rPr>
          <w:rStyle w:val="CommentReference"/>
        </w:rPr>
        <w:commentReference w:id="77"/>
      </w:r>
      <w:r w:rsidRPr="007A19CB">
        <w:rPr>
          <w:rFonts w:cstheme="minorHAnsi"/>
          <w:sz w:val="24"/>
          <w:szCs w:val="24"/>
        </w:rPr>
        <w:t>high across the entire Chaco World and within macro-regions</w:t>
      </w:r>
      <w:r w:rsidR="00BB75A3">
        <w:rPr>
          <w:rFonts w:cstheme="minorHAnsi"/>
          <w:sz w:val="24"/>
          <w:szCs w:val="24"/>
        </w:rPr>
        <w:t xml:space="preserve"> (Supplemental Table 1)</w:t>
      </w:r>
      <w:r w:rsidRPr="007A19CB">
        <w:rPr>
          <w:rFonts w:cstheme="minorHAnsi"/>
          <w:sz w:val="24"/>
          <w:szCs w:val="24"/>
        </w:rPr>
        <w:t>. Across all sites, mean Dogoszhi-</w:t>
      </w:r>
      <w:r w:rsidR="000758C9" w:rsidRPr="007A19CB">
        <w:rPr>
          <w:rFonts w:cstheme="minorHAnsi"/>
          <w:sz w:val="24"/>
          <w:szCs w:val="24"/>
        </w:rPr>
        <w:t>style frequency ranges from 0.56</w:t>
      </w:r>
      <w:r w:rsidRPr="007A19CB">
        <w:rPr>
          <w:rFonts w:cstheme="minorHAnsi"/>
          <w:sz w:val="24"/>
          <w:szCs w:val="24"/>
        </w:rPr>
        <w:t>–49.27</w:t>
      </w:r>
      <w:r w:rsidR="008F3327" w:rsidRPr="007A19CB">
        <w:rPr>
          <w:rFonts w:cstheme="minorHAnsi"/>
          <w:sz w:val="24"/>
          <w:szCs w:val="24"/>
        </w:rPr>
        <w:t xml:space="preserve"> percent</w:t>
      </w:r>
      <w:r w:rsidRPr="007A19CB">
        <w:rPr>
          <w:rFonts w:cstheme="minorHAnsi"/>
          <w:sz w:val="24"/>
          <w:szCs w:val="24"/>
        </w:rPr>
        <w:t xml:space="preserve"> in the</w:t>
      </w:r>
      <w:r w:rsidR="000758C9" w:rsidRPr="007A19CB">
        <w:rPr>
          <w:rFonts w:cstheme="minorHAnsi"/>
          <w:sz w:val="24"/>
          <w:szCs w:val="24"/>
        </w:rPr>
        <w:t xml:space="preserve"> intervals of peak production</w:t>
      </w:r>
      <w:r w:rsidR="00627263" w:rsidRPr="007A19CB">
        <w:rPr>
          <w:rFonts w:cstheme="minorHAnsi"/>
          <w:sz w:val="24"/>
          <w:szCs w:val="24"/>
        </w:rPr>
        <w:t xml:space="preserve">. Standard </w:t>
      </w:r>
      <w:commentRangeStart w:id="80"/>
      <w:del w:id="81" w:author="Matthew Peeples" w:date="2020-10-21T13:57:00Z">
        <w:r w:rsidR="00627263" w:rsidRPr="007A19CB" w:rsidDel="00B41575">
          <w:rPr>
            <w:rFonts w:cstheme="minorHAnsi"/>
            <w:sz w:val="24"/>
            <w:szCs w:val="24"/>
          </w:rPr>
          <w:delText>deviation</w:delText>
        </w:r>
      </w:del>
      <w:ins w:id="82" w:author="Matthew Peeples" w:date="2020-10-21T13:57:00Z">
        <w:r w:rsidR="00B41575">
          <w:rPr>
            <w:rFonts w:cstheme="minorHAnsi"/>
            <w:sz w:val="24"/>
            <w:szCs w:val="24"/>
          </w:rPr>
          <w:t xml:space="preserve">deviations </w:t>
        </w:r>
        <w:commentRangeEnd w:id="80"/>
        <w:r w:rsidR="00B41575">
          <w:rPr>
            <w:rStyle w:val="CommentReference"/>
          </w:rPr>
          <w:commentReference w:id="80"/>
        </w:r>
      </w:ins>
      <w:del w:id="83" w:author="Matthew Peeples" w:date="2020-10-21T13:57:00Z">
        <w:r w:rsidR="00627263" w:rsidRPr="007A19CB" w:rsidDel="00B41575">
          <w:rPr>
            <w:rFonts w:cstheme="minorHAnsi"/>
            <w:sz w:val="24"/>
            <w:szCs w:val="24"/>
          </w:rPr>
          <w:delText xml:space="preserve"> and interquartile range </w:delText>
        </w:r>
      </w:del>
      <w:r w:rsidR="00627263" w:rsidRPr="007A19CB">
        <w:rPr>
          <w:rFonts w:cstheme="minorHAnsi"/>
          <w:sz w:val="24"/>
          <w:szCs w:val="24"/>
        </w:rPr>
        <w:t>are likewise high for both intervals</w:t>
      </w:r>
      <w:r w:rsidRPr="007A19CB">
        <w:rPr>
          <w:rFonts w:cstheme="minorHAnsi"/>
          <w:sz w:val="24"/>
          <w:szCs w:val="24"/>
        </w:rPr>
        <w:t>. It is apparent from examining these m</w:t>
      </w:r>
      <w:r w:rsidR="009A603E" w:rsidRPr="007A19CB">
        <w:rPr>
          <w:rFonts w:cstheme="minorHAnsi"/>
          <w:sz w:val="24"/>
          <w:szCs w:val="24"/>
        </w:rPr>
        <w:t xml:space="preserve">easures of </w:t>
      </w:r>
      <w:del w:id="84" w:author="Matthew Peeples" w:date="2020-10-21T13:58:00Z">
        <w:r w:rsidR="009A603E" w:rsidRPr="007A19CB" w:rsidDel="00B41575">
          <w:rPr>
            <w:rFonts w:cstheme="minorHAnsi"/>
            <w:sz w:val="24"/>
            <w:szCs w:val="24"/>
          </w:rPr>
          <w:delText>variance</w:delText>
        </w:r>
      </w:del>
      <w:ins w:id="85" w:author="Matthew Peeples" w:date="2020-10-21T13:58:00Z">
        <w:r w:rsidR="00B41575">
          <w:rPr>
            <w:rFonts w:cstheme="minorHAnsi"/>
            <w:sz w:val="24"/>
            <w:szCs w:val="24"/>
          </w:rPr>
          <w:t>variability</w:t>
        </w:r>
      </w:ins>
      <w:r w:rsidR="00683401" w:rsidRPr="007A19CB">
        <w:rPr>
          <w:rFonts w:cstheme="minorHAnsi"/>
          <w:sz w:val="24"/>
          <w:szCs w:val="24"/>
        </w:rPr>
        <w:t>,</w:t>
      </w:r>
      <w:r w:rsidR="009A603E" w:rsidRPr="007A19CB">
        <w:rPr>
          <w:rFonts w:cstheme="minorHAnsi"/>
          <w:sz w:val="24"/>
          <w:szCs w:val="24"/>
        </w:rPr>
        <w:t xml:space="preserve"> </w:t>
      </w:r>
      <w:r w:rsidRPr="007A19CB">
        <w:rPr>
          <w:rFonts w:cstheme="minorHAnsi"/>
          <w:sz w:val="24"/>
          <w:szCs w:val="24"/>
        </w:rPr>
        <w:t xml:space="preserve">that while some regions have a small or zero frequency of Dogoszhi-style ceramics, among regions with higher frequencies of the style there are no regions without considerable </w:t>
      </w:r>
      <w:del w:id="86" w:author="Matthew Peeples" w:date="2020-10-21T13:58:00Z">
        <w:r w:rsidRPr="007A19CB" w:rsidDel="00B41575">
          <w:rPr>
            <w:rFonts w:cstheme="minorHAnsi"/>
            <w:sz w:val="24"/>
            <w:szCs w:val="24"/>
          </w:rPr>
          <w:delText>variance</w:delText>
        </w:r>
      </w:del>
      <w:ins w:id="87" w:author="Matthew Peeples" w:date="2020-10-21T13:58:00Z">
        <w:r w:rsidR="00B41575">
          <w:rPr>
            <w:rFonts w:cstheme="minorHAnsi"/>
            <w:sz w:val="24"/>
            <w:szCs w:val="24"/>
          </w:rPr>
          <w:t>variability</w:t>
        </w:r>
      </w:ins>
      <w:r w:rsidRPr="007A19CB">
        <w:rPr>
          <w:rFonts w:cstheme="minorHAnsi"/>
          <w:sz w:val="24"/>
          <w:szCs w:val="24"/>
        </w:rPr>
        <w:t xml:space="preserve">. </w:t>
      </w:r>
      <w:r w:rsidR="000758C9" w:rsidRPr="007A19CB">
        <w:rPr>
          <w:rFonts w:cstheme="minorHAnsi"/>
          <w:sz w:val="24"/>
          <w:szCs w:val="24"/>
        </w:rPr>
        <w:t xml:space="preserve">This pattern </w:t>
      </w:r>
      <w:del w:id="88" w:author="Matthew Peeples" w:date="2020-10-21T13:58:00Z">
        <w:r w:rsidR="000758C9" w:rsidRPr="007A19CB" w:rsidDel="00B41575">
          <w:rPr>
            <w:rFonts w:cstheme="minorHAnsi"/>
            <w:sz w:val="24"/>
            <w:szCs w:val="24"/>
          </w:rPr>
          <w:delText xml:space="preserve">of variance </w:delText>
        </w:r>
      </w:del>
      <w:r w:rsidR="000758C9" w:rsidRPr="007A19CB">
        <w:rPr>
          <w:rFonts w:cstheme="minorHAnsi"/>
          <w:sz w:val="24"/>
          <w:szCs w:val="24"/>
        </w:rPr>
        <w:t>follows even for</w:t>
      </w:r>
      <w:r w:rsidRPr="007A19CB">
        <w:rPr>
          <w:rFonts w:cstheme="minorHAnsi"/>
          <w:sz w:val="24"/>
          <w:szCs w:val="24"/>
        </w:rPr>
        <w:t xml:space="preserve"> the highest frequency regions, like the </w:t>
      </w:r>
      <w:proofErr w:type="spellStart"/>
      <w:r w:rsidRPr="007A19CB">
        <w:rPr>
          <w:rFonts w:cstheme="minorHAnsi"/>
          <w:sz w:val="24"/>
          <w:szCs w:val="24"/>
        </w:rPr>
        <w:t>Chuska</w:t>
      </w:r>
      <w:proofErr w:type="spellEnd"/>
      <w:r w:rsidRPr="007A19CB">
        <w:rPr>
          <w:rFonts w:cstheme="minorHAnsi"/>
          <w:sz w:val="24"/>
          <w:szCs w:val="24"/>
        </w:rPr>
        <w:t xml:space="preserve"> Slope and Lobo Mesa/Red Mesa Valley</w:t>
      </w:r>
      <w:r w:rsidR="000758C9" w:rsidRPr="007A19CB">
        <w:rPr>
          <w:rFonts w:cstheme="minorHAnsi"/>
          <w:sz w:val="24"/>
          <w:szCs w:val="24"/>
        </w:rPr>
        <w:t xml:space="preserve">. </w:t>
      </w:r>
      <w:r w:rsidRPr="007A19CB">
        <w:rPr>
          <w:rFonts w:cstheme="minorHAnsi"/>
          <w:sz w:val="24"/>
          <w:szCs w:val="24"/>
        </w:rPr>
        <w:t>Notably, of the macro-regions with higher mea</w:t>
      </w:r>
      <w:r w:rsidR="00C76EC3" w:rsidRPr="007A19CB">
        <w:rPr>
          <w:rFonts w:cstheme="minorHAnsi"/>
          <w:sz w:val="24"/>
          <w:szCs w:val="24"/>
        </w:rPr>
        <w:t>n frequency of Dogoszhi-style</w:t>
      </w:r>
      <w:r w:rsidRPr="007A19CB">
        <w:rPr>
          <w:rFonts w:cstheme="minorHAnsi"/>
          <w:sz w:val="24"/>
          <w:szCs w:val="24"/>
        </w:rPr>
        <w:t>, Chaco Canyon has by far the le</w:t>
      </w:r>
      <w:r w:rsidR="000758C9" w:rsidRPr="007A19CB">
        <w:rPr>
          <w:rFonts w:cstheme="minorHAnsi"/>
          <w:sz w:val="24"/>
          <w:szCs w:val="24"/>
        </w:rPr>
        <w:t xml:space="preserve">ast </w:t>
      </w:r>
      <w:del w:id="89" w:author="Matthew Peeples" w:date="2020-10-21T13:59:00Z">
        <w:r w:rsidR="000758C9" w:rsidRPr="007A19CB" w:rsidDel="00B41575">
          <w:rPr>
            <w:rFonts w:cstheme="minorHAnsi"/>
            <w:sz w:val="24"/>
            <w:szCs w:val="24"/>
          </w:rPr>
          <w:delText xml:space="preserve">variance </w:delText>
        </w:r>
      </w:del>
      <w:ins w:id="90" w:author="Matthew Peeples" w:date="2020-10-21T13:59:00Z">
        <w:r w:rsidR="00B41575">
          <w:rPr>
            <w:rFonts w:cstheme="minorHAnsi"/>
            <w:sz w:val="24"/>
            <w:szCs w:val="24"/>
          </w:rPr>
          <w:t>variability</w:t>
        </w:r>
        <w:r w:rsidR="00B41575" w:rsidRPr="007A19CB">
          <w:rPr>
            <w:rFonts w:cstheme="minorHAnsi"/>
            <w:sz w:val="24"/>
            <w:szCs w:val="24"/>
          </w:rPr>
          <w:t xml:space="preserve"> </w:t>
        </w:r>
      </w:ins>
      <w:r w:rsidR="000758C9" w:rsidRPr="007A19CB">
        <w:rPr>
          <w:rFonts w:cstheme="minorHAnsi"/>
          <w:sz w:val="24"/>
          <w:szCs w:val="24"/>
        </w:rPr>
        <w:t>for</w:t>
      </w:r>
      <w:r w:rsidRPr="007A19CB">
        <w:rPr>
          <w:rFonts w:cstheme="minorHAnsi"/>
          <w:sz w:val="24"/>
          <w:szCs w:val="24"/>
        </w:rPr>
        <w:t xml:space="preserve"> b</w:t>
      </w:r>
      <w:r w:rsidR="009A603E" w:rsidRPr="007A19CB">
        <w:rPr>
          <w:rFonts w:cstheme="minorHAnsi"/>
          <w:sz w:val="24"/>
          <w:szCs w:val="24"/>
        </w:rPr>
        <w:t>oth intervals</w:t>
      </w:r>
      <w:r w:rsidR="000758C9" w:rsidRPr="007A19CB">
        <w:rPr>
          <w:rFonts w:cstheme="minorHAnsi"/>
          <w:sz w:val="24"/>
          <w:szCs w:val="24"/>
        </w:rPr>
        <w:t xml:space="preserve"> of peak production</w:t>
      </w:r>
      <w:r w:rsidRPr="007A19CB">
        <w:rPr>
          <w:rFonts w:cstheme="minorHAnsi"/>
          <w:sz w:val="24"/>
          <w:szCs w:val="24"/>
        </w:rPr>
        <w:t xml:space="preserve">. </w:t>
      </w:r>
    </w:p>
    <w:p w14:paraId="393D5B1E" w14:textId="6BB17C39" w:rsidR="00D34109" w:rsidRPr="007A19CB" w:rsidRDefault="00D34109" w:rsidP="00D34109">
      <w:pPr>
        <w:pStyle w:val="NoSpacing"/>
        <w:jc w:val="center"/>
        <w:rPr>
          <w:rFonts w:cstheme="minorHAnsi"/>
          <w:sz w:val="24"/>
          <w:szCs w:val="24"/>
        </w:rPr>
      </w:pPr>
      <w:r w:rsidRPr="007A19CB">
        <w:rPr>
          <w:rFonts w:cstheme="minorHAnsi"/>
          <w:sz w:val="24"/>
          <w:szCs w:val="24"/>
          <w:highlight w:val="yellow"/>
        </w:rPr>
        <w:t>[</w:t>
      </w:r>
      <w:r w:rsidR="00BB75A3">
        <w:rPr>
          <w:rFonts w:cstheme="minorHAnsi"/>
          <w:sz w:val="24"/>
          <w:szCs w:val="24"/>
          <w:highlight w:val="yellow"/>
        </w:rPr>
        <w:t xml:space="preserve">Figures 8 and 9 </w:t>
      </w:r>
      <w:r w:rsidRPr="007A19CB">
        <w:rPr>
          <w:rFonts w:cstheme="minorHAnsi"/>
          <w:sz w:val="24"/>
          <w:szCs w:val="24"/>
          <w:highlight w:val="yellow"/>
        </w:rPr>
        <w:t>about here]</w:t>
      </w:r>
    </w:p>
    <w:p w14:paraId="4849F7F6" w14:textId="629A93D7" w:rsidR="00446ED3" w:rsidRPr="007A19CB" w:rsidRDefault="0074320A" w:rsidP="007A19CB">
      <w:pPr>
        <w:pStyle w:val="NoSpacing"/>
        <w:ind w:firstLine="720"/>
        <w:rPr>
          <w:rFonts w:cstheme="minorHAnsi"/>
          <w:sz w:val="24"/>
          <w:szCs w:val="24"/>
        </w:rPr>
      </w:pPr>
      <w:commentRangeStart w:id="91"/>
      <w:del w:id="92" w:author="Matthew Peeples" w:date="2020-10-21T13:59:00Z">
        <w:r w:rsidRPr="00584D43" w:rsidDel="00B41575">
          <w:rPr>
            <w:rFonts w:cstheme="minorHAnsi"/>
            <w:color w:val="000000" w:themeColor="text1"/>
            <w:sz w:val="24"/>
            <w:szCs w:val="24"/>
          </w:rPr>
          <w:delText xml:space="preserve">Variance </w:delText>
        </w:r>
      </w:del>
      <w:ins w:id="93" w:author="Matthew Peeples" w:date="2020-10-21T13:59:00Z">
        <w:r w:rsidR="00B41575">
          <w:rPr>
            <w:rFonts w:cstheme="minorHAnsi"/>
            <w:color w:val="000000" w:themeColor="text1"/>
            <w:sz w:val="24"/>
            <w:szCs w:val="24"/>
          </w:rPr>
          <w:t>Variability</w:t>
        </w:r>
        <w:r w:rsidR="00B41575" w:rsidRPr="00584D43">
          <w:rPr>
            <w:rFonts w:cstheme="minorHAnsi"/>
            <w:color w:val="000000" w:themeColor="text1"/>
            <w:sz w:val="24"/>
            <w:szCs w:val="24"/>
          </w:rPr>
          <w:t xml:space="preserve"> </w:t>
        </w:r>
      </w:ins>
      <w:r w:rsidRPr="00584D43">
        <w:rPr>
          <w:rFonts w:cstheme="minorHAnsi"/>
          <w:color w:val="000000" w:themeColor="text1"/>
          <w:sz w:val="24"/>
          <w:szCs w:val="24"/>
        </w:rPr>
        <w:t xml:space="preserve">is </w:t>
      </w:r>
      <w:commentRangeEnd w:id="91"/>
      <w:r w:rsidR="007D5B44">
        <w:rPr>
          <w:rStyle w:val="CommentReference"/>
        </w:rPr>
        <w:commentReference w:id="91"/>
      </w:r>
      <w:r w:rsidRPr="00584D43">
        <w:rPr>
          <w:rFonts w:cstheme="minorHAnsi"/>
          <w:color w:val="000000" w:themeColor="text1"/>
          <w:sz w:val="24"/>
          <w:szCs w:val="24"/>
        </w:rPr>
        <w:t>similarly high in the distribution of Black Mesa-style ceramics, with slight differences. The mean frequency of Black Mesa-style ceramics during the peak of Black Mesa production (the A.D. 900–950 and 950–1000 intervals) is slightly higher across all regions</w:t>
      </w:r>
      <w:r w:rsidR="00584D43" w:rsidRPr="00584D43">
        <w:rPr>
          <w:rFonts w:cstheme="minorHAnsi"/>
          <w:color w:val="000000" w:themeColor="text1"/>
          <w:sz w:val="24"/>
          <w:szCs w:val="24"/>
        </w:rPr>
        <w:t xml:space="preserve"> (</w:t>
      </w:r>
      <w:r w:rsidR="00584D43" w:rsidRPr="00584D43">
        <w:rPr>
          <w:rFonts w:cstheme="minorHAnsi"/>
          <w:color w:val="000000" w:themeColor="text1"/>
          <w:sz w:val="24"/>
          <w:szCs w:val="24"/>
          <w:highlight w:val="yellow"/>
        </w:rPr>
        <w:t>Supplemental Table 1</w:t>
      </w:r>
      <w:r w:rsidR="00584D43" w:rsidRPr="00584D43">
        <w:rPr>
          <w:rFonts w:cstheme="minorHAnsi"/>
          <w:color w:val="000000" w:themeColor="text1"/>
          <w:sz w:val="24"/>
          <w:szCs w:val="24"/>
        </w:rPr>
        <w:t>)</w:t>
      </w:r>
      <w:r w:rsidRPr="00584D43">
        <w:rPr>
          <w:rFonts w:cstheme="minorHAnsi"/>
          <w:color w:val="000000" w:themeColor="text1"/>
          <w:sz w:val="24"/>
          <w:szCs w:val="24"/>
        </w:rPr>
        <w:t xml:space="preserve"> than </w:t>
      </w:r>
      <w:r w:rsidRPr="007A19CB">
        <w:rPr>
          <w:rFonts w:cstheme="minorHAnsi"/>
          <w:sz w:val="24"/>
          <w:szCs w:val="24"/>
        </w:rPr>
        <w:t>the mean frequency of Dogoszhi-style ceramics during the peak of its production</w:t>
      </w:r>
      <w:r w:rsidR="00BB75A3">
        <w:rPr>
          <w:rFonts w:cstheme="minorHAnsi"/>
          <w:sz w:val="24"/>
          <w:szCs w:val="24"/>
        </w:rPr>
        <w:t xml:space="preserve"> </w:t>
      </w:r>
      <w:r w:rsidR="00BB75A3" w:rsidRPr="007A19CB">
        <w:rPr>
          <w:rFonts w:cstheme="minorHAnsi"/>
          <w:sz w:val="24"/>
          <w:szCs w:val="24"/>
          <w:highlight w:val="yellow"/>
        </w:rPr>
        <w:t>(Supplemental Table 2</w:t>
      </w:r>
      <w:r w:rsidR="00BB75A3">
        <w:rPr>
          <w:rFonts w:cstheme="minorHAnsi"/>
          <w:sz w:val="24"/>
          <w:szCs w:val="24"/>
        </w:rPr>
        <w:t>)</w:t>
      </w:r>
      <w:r w:rsidRPr="007A19CB">
        <w:rPr>
          <w:rFonts w:cstheme="minorHAnsi"/>
          <w:sz w:val="24"/>
          <w:szCs w:val="24"/>
        </w:rPr>
        <w:t xml:space="preserve">. </w:t>
      </w:r>
      <w:r w:rsidR="00D34109" w:rsidRPr="007A19CB">
        <w:rPr>
          <w:rFonts w:cstheme="minorHAnsi"/>
          <w:sz w:val="24"/>
          <w:szCs w:val="24"/>
        </w:rPr>
        <w:t>Standard deviation</w:t>
      </w:r>
      <w:ins w:id="94" w:author="Matthew Peeples" w:date="2020-10-21T13:59:00Z">
        <w:r w:rsidR="00B41575">
          <w:rPr>
            <w:rFonts w:cstheme="minorHAnsi"/>
            <w:sz w:val="24"/>
            <w:szCs w:val="24"/>
          </w:rPr>
          <w:t xml:space="preserve">s </w:t>
        </w:r>
      </w:ins>
      <w:del w:id="95" w:author="Matthew Peeples" w:date="2020-10-21T13:59:00Z">
        <w:r w:rsidR="00D34109" w:rsidRPr="007A19CB" w:rsidDel="00B41575">
          <w:rPr>
            <w:rFonts w:cstheme="minorHAnsi"/>
            <w:sz w:val="24"/>
            <w:szCs w:val="24"/>
          </w:rPr>
          <w:delText xml:space="preserve"> and interquartile </w:delText>
        </w:r>
      </w:del>
      <w:r w:rsidR="00D34109" w:rsidRPr="007A19CB">
        <w:rPr>
          <w:rFonts w:cstheme="minorHAnsi"/>
          <w:sz w:val="24"/>
          <w:szCs w:val="24"/>
        </w:rPr>
        <w:t xml:space="preserve">range are slightly higher for Black Mesa-style than for Dogoszhi-style when considered for all regions. However, within region </w:t>
      </w:r>
      <w:del w:id="96" w:author="Matthew Peeples" w:date="2020-10-21T14:00:00Z">
        <w:r w:rsidR="00D34109" w:rsidRPr="007A19CB" w:rsidDel="00B41575">
          <w:rPr>
            <w:rFonts w:cstheme="minorHAnsi"/>
            <w:sz w:val="24"/>
            <w:szCs w:val="24"/>
          </w:rPr>
          <w:delText xml:space="preserve">variance </w:delText>
        </w:r>
      </w:del>
      <w:ins w:id="97" w:author="Matthew Peeples" w:date="2020-10-21T14:00:00Z">
        <w:r w:rsidR="00B41575">
          <w:rPr>
            <w:rFonts w:cstheme="minorHAnsi"/>
            <w:sz w:val="24"/>
            <w:szCs w:val="24"/>
          </w:rPr>
          <w:t>standard deviations</w:t>
        </w:r>
        <w:r w:rsidR="00B41575" w:rsidRPr="007A19CB">
          <w:rPr>
            <w:rFonts w:cstheme="minorHAnsi"/>
            <w:sz w:val="24"/>
            <w:szCs w:val="24"/>
          </w:rPr>
          <w:t xml:space="preserve"> </w:t>
        </w:r>
      </w:ins>
      <w:r w:rsidR="00D34109" w:rsidRPr="007A19CB">
        <w:rPr>
          <w:rFonts w:cstheme="minorHAnsi"/>
          <w:sz w:val="24"/>
          <w:szCs w:val="24"/>
        </w:rPr>
        <w:t xml:space="preserve">in the distribution of Black Mesa-style ceramics is slightly </w:t>
      </w:r>
      <w:del w:id="98" w:author="Matthew Peeples" w:date="2020-10-21T13:59:00Z">
        <w:r w:rsidR="00D34109" w:rsidRPr="007A19CB" w:rsidDel="00B41575">
          <w:rPr>
            <w:rFonts w:cstheme="minorHAnsi"/>
            <w:sz w:val="24"/>
            <w:szCs w:val="24"/>
          </w:rPr>
          <w:delText xml:space="preserve">less </w:delText>
        </w:r>
      </w:del>
      <w:ins w:id="99" w:author="Matthew Peeples" w:date="2020-10-21T13:59:00Z">
        <w:r w:rsidR="00B41575">
          <w:rPr>
            <w:rFonts w:cstheme="minorHAnsi"/>
            <w:sz w:val="24"/>
            <w:szCs w:val="24"/>
          </w:rPr>
          <w:t>lower</w:t>
        </w:r>
        <w:r w:rsidR="00B41575" w:rsidRPr="007A19CB">
          <w:rPr>
            <w:rFonts w:cstheme="minorHAnsi"/>
            <w:sz w:val="24"/>
            <w:szCs w:val="24"/>
          </w:rPr>
          <w:t xml:space="preserve"> </w:t>
        </w:r>
      </w:ins>
      <w:r w:rsidR="00D34109" w:rsidRPr="007A19CB">
        <w:rPr>
          <w:rFonts w:cstheme="minorHAnsi"/>
          <w:sz w:val="24"/>
          <w:szCs w:val="24"/>
        </w:rPr>
        <w:t xml:space="preserve">than the within-region </w:t>
      </w:r>
      <w:del w:id="100" w:author="Matthew Peeples" w:date="2020-10-21T14:00:00Z">
        <w:r w:rsidR="00D34109" w:rsidRPr="007A19CB" w:rsidDel="00B41575">
          <w:rPr>
            <w:rFonts w:cstheme="minorHAnsi"/>
            <w:sz w:val="24"/>
            <w:szCs w:val="24"/>
          </w:rPr>
          <w:delText xml:space="preserve">variance </w:delText>
        </w:r>
      </w:del>
      <w:ins w:id="101" w:author="Matthew Peeples" w:date="2020-10-21T14:00:00Z">
        <w:r w:rsidR="00B41575">
          <w:rPr>
            <w:rFonts w:cstheme="minorHAnsi"/>
            <w:sz w:val="24"/>
            <w:szCs w:val="24"/>
          </w:rPr>
          <w:t>standard deviations</w:t>
        </w:r>
        <w:r w:rsidR="00B41575" w:rsidRPr="007A19CB">
          <w:rPr>
            <w:rFonts w:cstheme="minorHAnsi"/>
            <w:sz w:val="24"/>
            <w:szCs w:val="24"/>
          </w:rPr>
          <w:t xml:space="preserve"> </w:t>
        </w:r>
      </w:ins>
      <w:r w:rsidR="00D34109" w:rsidRPr="007A19CB">
        <w:rPr>
          <w:rFonts w:cstheme="minorHAnsi"/>
          <w:sz w:val="24"/>
          <w:szCs w:val="24"/>
        </w:rPr>
        <w:t xml:space="preserve">of Dogoszhi-style ceramics. </w:t>
      </w:r>
    </w:p>
    <w:p w14:paraId="2D35ECCE" w14:textId="6136996C" w:rsidR="0067508E" w:rsidRPr="007A19CB" w:rsidRDefault="0067508E" w:rsidP="007A19CB">
      <w:pPr>
        <w:pStyle w:val="NoSpacing"/>
        <w:ind w:firstLine="720"/>
        <w:rPr>
          <w:rFonts w:cstheme="minorHAnsi"/>
          <w:sz w:val="24"/>
          <w:szCs w:val="24"/>
        </w:rPr>
      </w:pPr>
      <w:commentRangeStart w:id="102"/>
      <w:del w:id="103" w:author="Matthew Peeples" w:date="2020-10-21T14:00:00Z">
        <w:r w:rsidRPr="007A19CB" w:rsidDel="00B41575">
          <w:rPr>
            <w:rFonts w:cstheme="minorHAnsi"/>
            <w:sz w:val="24"/>
            <w:szCs w:val="24"/>
          </w:rPr>
          <w:delText>Varianc</w:delText>
        </w:r>
        <w:commentRangeEnd w:id="102"/>
        <w:r w:rsidR="007D5B44" w:rsidDel="00B41575">
          <w:rPr>
            <w:rStyle w:val="CommentReference"/>
          </w:rPr>
          <w:commentReference w:id="102"/>
        </w:r>
        <w:r w:rsidRPr="007A19CB" w:rsidDel="00B41575">
          <w:rPr>
            <w:rFonts w:cstheme="minorHAnsi"/>
            <w:sz w:val="24"/>
            <w:szCs w:val="24"/>
          </w:rPr>
          <w:delText xml:space="preserve">e </w:delText>
        </w:r>
      </w:del>
      <w:ins w:id="104" w:author="Matthew Peeples" w:date="2020-10-21T14:00:00Z">
        <w:r w:rsidR="00B41575">
          <w:rPr>
            <w:rFonts w:cstheme="minorHAnsi"/>
            <w:sz w:val="24"/>
            <w:szCs w:val="24"/>
          </w:rPr>
          <w:t>Variability</w:t>
        </w:r>
        <w:r w:rsidR="00B41575" w:rsidRPr="007A19CB">
          <w:rPr>
            <w:rFonts w:cstheme="minorHAnsi"/>
            <w:sz w:val="24"/>
            <w:szCs w:val="24"/>
          </w:rPr>
          <w:t xml:space="preserve"> </w:t>
        </w:r>
      </w:ins>
      <w:r w:rsidRPr="007A19CB">
        <w:rPr>
          <w:rFonts w:cstheme="minorHAnsi"/>
          <w:sz w:val="24"/>
          <w:szCs w:val="24"/>
        </w:rPr>
        <w:t>within and among regions</w:t>
      </w:r>
      <w:r w:rsidR="00141AE2" w:rsidRPr="007A19CB">
        <w:rPr>
          <w:rFonts w:cstheme="minorHAnsi"/>
          <w:sz w:val="24"/>
          <w:szCs w:val="24"/>
        </w:rPr>
        <w:t xml:space="preserve"> </w:t>
      </w:r>
      <w:r w:rsidRPr="007A19CB">
        <w:rPr>
          <w:rFonts w:cstheme="minorHAnsi"/>
          <w:sz w:val="24"/>
          <w:szCs w:val="24"/>
        </w:rPr>
        <w:t xml:space="preserve">is visible spatially in distributional </w:t>
      </w:r>
      <w:r w:rsidR="00D34109" w:rsidRPr="007A19CB">
        <w:rPr>
          <w:rFonts w:cstheme="minorHAnsi"/>
          <w:sz w:val="24"/>
          <w:szCs w:val="24"/>
        </w:rPr>
        <w:t xml:space="preserve">heat </w:t>
      </w:r>
      <w:r w:rsidRPr="007A19CB">
        <w:rPr>
          <w:rFonts w:cstheme="minorHAnsi"/>
          <w:sz w:val="24"/>
          <w:szCs w:val="24"/>
        </w:rPr>
        <w:t>map</w:t>
      </w:r>
      <w:r w:rsidR="00683401" w:rsidRPr="007A19CB">
        <w:rPr>
          <w:rFonts w:cstheme="minorHAnsi"/>
          <w:sz w:val="24"/>
          <w:szCs w:val="24"/>
        </w:rPr>
        <w:t>s</w:t>
      </w:r>
      <w:r w:rsidRPr="007A19CB">
        <w:rPr>
          <w:rFonts w:cstheme="minorHAnsi"/>
          <w:sz w:val="24"/>
          <w:szCs w:val="24"/>
        </w:rPr>
        <w:t xml:space="preserve"> of </w:t>
      </w:r>
      <w:r w:rsidR="00683401" w:rsidRPr="007A19CB">
        <w:rPr>
          <w:rFonts w:cstheme="minorHAnsi"/>
          <w:sz w:val="24"/>
          <w:szCs w:val="24"/>
        </w:rPr>
        <w:t xml:space="preserve">Black Mesa-style ceramic in the interval of A.D. </w:t>
      </w:r>
      <w:r w:rsidR="0074320A" w:rsidRPr="007A19CB">
        <w:rPr>
          <w:rFonts w:cstheme="minorHAnsi"/>
          <w:sz w:val="24"/>
          <w:szCs w:val="24"/>
        </w:rPr>
        <w:t>950</w:t>
      </w:r>
      <w:r w:rsidR="00683401" w:rsidRPr="007A19CB">
        <w:rPr>
          <w:rFonts w:cstheme="minorHAnsi"/>
          <w:sz w:val="24"/>
          <w:szCs w:val="24"/>
        </w:rPr>
        <w:t xml:space="preserve"> to </w:t>
      </w:r>
      <w:r w:rsidR="0074320A" w:rsidRPr="007A19CB">
        <w:rPr>
          <w:rFonts w:cstheme="minorHAnsi"/>
          <w:sz w:val="24"/>
          <w:szCs w:val="24"/>
        </w:rPr>
        <w:t>1000</w:t>
      </w:r>
      <w:r w:rsidR="00683401" w:rsidRPr="007A19CB">
        <w:rPr>
          <w:rFonts w:cstheme="minorHAnsi"/>
          <w:sz w:val="24"/>
          <w:szCs w:val="24"/>
        </w:rPr>
        <w:t xml:space="preserve"> </w:t>
      </w:r>
      <w:r w:rsidR="00BB75A3">
        <w:rPr>
          <w:rFonts w:cstheme="minorHAnsi"/>
          <w:sz w:val="24"/>
          <w:szCs w:val="24"/>
        </w:rPr>
        <w:t>(</w:t>
      </w:r>
      <w:r w:rsidR="00BB75A3" w:rsidRPr="00584D43">
        <w:rPr>
          <w:rFonts w:cstheme="minorHAnsi"/>
          <w:color w:val="000000" w:themeColor="text1"/>
          <w:sz w:val="24"/>
          <w:szCs w:val="24"/>
          <w:highlight w:val="yellow"/>
        </w:rPr>
        <w:t>Figure 10</w:t>
      </w:r>
      <w:r w:rsidR="00BB75A3" w:rsidRPr="00584D43">
        <w:rPr>
          <w:rFonts w:cstheme="minorHAnsi"/>
          <w:color w:val="000000" w:themeColor="text1"/>
          <w:sz w:val="24"/>
          <w:szCs w:val="24"/>
        </w:rPr>
        <w:t xml:space="preserve">) </w:t>
      </w:r>
      <w:r w:rsidR="00683401" w:rsidRPr="007A19CB">
        <w:rPr>
          <w:rFonts w:cstheme="minorHAnsi"/>
          <w:sz w:val="24"/>
          <w:szCs w:val="24"/>
        </w:rPr>
        <w:t xml:space="preserve">and </w:t>
      </w:r>
      <w:r w:rsidRPr="007A19CB">
        <w:rPr>
          <w:rFonts w:cstheme="minorHAnsi"/>
          <w:sz w:val="24"/>
          <w:szCs w:val="24"/>
        </w:rPr>
        <w:t>Dogoszhi-style ceramics in the inte</w:t>
      </w:r>
      <w:r w:rsidR="00EA39C3" w:rsidRPr="007A19CB">
        <w:rPr>
          <w:rFonts w:cstheme="minorHAnsi"/>
          <w:sz w:val="24"/>
          <w:szCs w:val="24"/>
        </w:rPr>
        <w:t>rval A.D. 1050 to 1100 (</w:t>
      </w:r>
      <w:r w:rsidR="00EA39C3" w:rsidRPr="007A19CB">
        <w:rPr>
          <w:rFonts w:cstheme="minorHAnsi"/>
          <w:sz w:val="24"/>
          <w:szCs w:val="24"/>
          <w:highlight w:val="yellow"/>
        </w:rPr>
        <w:t xml:space="preserve">Figure </w:t>
      </w:r>
      <w:r w:rsidR="00BB75A3">
        <w:rPr>
          <w:rFonts w:cstheme="minorHAnsi"/>
          <w:sz w:val="24"/>
          <w:szCs w:val="24"/>
          <w:highlight w:val="yellow"/>
        </w:rPr>
        <w:t>11</w:t>
      </w:r>
      <w:r w:rsidRPr="007A19CB">
        <w:rPr>
          <w:rFonts w:cstheme="minorHAnsi"/>
          <w:sz w:val="24"/>
          <w:szCs w:val="24"/>
        </w:rPr>
        <w:t xml:space="preserve">). </w:t>
      </w:r>
      <w:r w:rsidR="00141AE2" w:rsidRPr="007A19CB">
        <w:rPr>
          <w:rFonts w:cstheme="minorHAnsi"/>
          <w:sz w:val="24"/>
          <w:szCs w:val="24"/>
        </w:rPr>
        <w:t>Th</w:t>
      </w:r>
      <w:r w:rsidR="009467CA" w:rsidRPr="007A19CB">
        <w:rPr>
          <w:rFonts w:cstheme="minorHAnsi"/>
          <w:sz w:val="24"/>
          <w:szCs w:val="24"/>
        </w:rPr>
        <w:t>e</w:t>
      </w:r>
      <w:r w:rsidR="00141AE2" w:rsidRPr="007A19CB">
        <w:rPr>
          <w:rFonts w:cstheme="minorHAnsi"/>
          <w:sz w:val="24"/>
          <w:szCs w:val="24"/>
        </w:rPr>
        <w:t xml:space="preserve"> map </w:t>
      </w:r>
      <w:r w:rsidR="009467CA" w:rsidRPr="007A19CB">
        <w:rPr>
          <w:rFonts w:cstheme="minorHAnsi"/>
          <w:sz w:val="24"/>
          <w:szCs w:val="24"/>
        </w:rPr>
        <w:t>of</w:t>
      </w:r>
      <w:r w:rsidR="00141AE2" w:rsidRPr="007A19CB">
        <w:rPr>
          <w:rFonts w:cstheme="minorHAnsi"/>
          <w:sz w:val="24"/>
          <w:szCs w:val="24"/>
        </w:rPr>
        <w:t xml:space="preserve"> the distribution of Dogoszhi-style ceramics is mostly circumscribed by the bounds of the San Juan Basin, in the core of the Chaco World, with a few exception</w:t>
      </w:r>
      <w:r w:rsidR="00D05155" w:rsidRPr="007A19CB">
        <w:rPr>
          <w:rFonts w:cstheme="minorHAnsi"/>
          <w:sz w:val="24"/>
          <w:szCs w:val="24"/>
        </w:rPr>
        <w:t>s</w:t>
      </w:r>
      <w:r w:rsidR="00141AE2" w:rsidRPr="007A19CB">
        <w:rPr>
          <w:rFonts w:cstheme="minorHAnsi"/>
          <w:sz w:val="24"/>
          <w:szCs w:val="24"/>
        </w:rPr>
        <w:t xml:space="preserve">. However, it is also apparent that Dogoszhi-style ceramics are distributed highly variably within these geographic limits. </w:t>
      </w:r>
      <w:r w:rsidRPr="007A19CB">
        <w:rPr>
          <w:rFonts w:cstheme="minorHAnsi"/>
          <w:sz w:val="24"/>
          <w:szCs w:val="24"/>
        </w:rPr>
        <w:t xml:space="preserve">While </w:t>
      </w:r>
      <w:r w:rsidR="00860B24" w:rsidRPr="007A19CB">
        <w:rPr>
          <w:rFonts w:cstheme="minorHAnsi"/>
          <w:sz w:val="24"/>
          <w:szCs w:val="24"/>
        </w:rPr>
        <w:t xml:space="preserve">larger </w:t>
      </w:r>
      <w:r w:rsidR="00141AE2" w:rsidRPr="007A19CB">
        <w:rPr>
          <w:rFonts w:cstheme="minorHAnsi"/>
          <w:sz w:val="24"/>
          <w:szCs w:val="24"/>
        </w:rPr>
        <w:t>areas</w:t>
      </w:r>
      <w:r w:rsidRPr="007A19CB">
        <w:rPr>
          <w:rFonts w:cstheme="minorHAnsi"/>
          <w:sz w:val="24"/>
          <w:szCs w:val="24"/>
        </w:rPr>
        <w:t xml:space="preserve"> of generally high or low frequency are </w:t>
      </w:r>
      <w:r w:rsidR="00141AE2" w:rsidRPr="007A19CB">
        <w:rPr>
          <w:rFonts w:cstheme="minorHAnsi"/>
          <w:sz w:val="24"/>
          <w:szCs w:val="24"/>
        </w:rPr>
        <w:t>apparent, the frequency gradient within these areas</w:t>
      </w:r>
      <w:r w:rsidRPr="007A19CB">
        <w:rPr>
          <w:rFonts w:cstheme="minorHAnsi"/>
          <w:sz w:val="24"/>
          <w:szCs w:val="24"/>
        </w:rPr>
        <w:t xml:space="preserve"> is irregular </w:t>
      </w:r>
      <w:r w:rsidR="00860B24" w:rsidRPr="007A19CB">
        <w:rPr>
          <w:rFonts w:cstheme="minorHAnsi"/>
          <w:sz w:val="24"/>
          <w:szCs w:val="24"/>
        </w:rPr>
        <w:t>and marked by lower-frequency sites</w:t>
      </w:r>
      <w:r w:rsidRPr="007A19CB">
        <w:rPr>
          <w:rFonts w:cstheme="minorHAnsi"/>
          <w:sz w:val="24"/>
          <w:szCs w:val="24"/>
        </w:rPr>
        <w:t xml:space="preserve"> within otherwise high frequency </w:t>
      </w:r>
      <w:r w:rsidR="00141AE2" w:rsidRPr="007A19CB">
        <w:rPr>
          <w:rFonts w:cstheme="minorHAnsi"/>
          <w:sz w:val="24"/>
          <w:szCs w:val="24"/>
        </w:rPr>
        <w:t>areas</w:t>
      </w:r>
      <w:r w:rsidRPr="007A19CB">
        <w:rPr>
          <w:rFonts w:cstheme="minorHAnsi"/>
          <w:sz w:val="24"/>
          <w:szCs w:val="24"/>
        </w:rPr>
        <w:t xml:space="preserve">. </w:t>
      </w:r>
    </w:p>
    <w:p w14:paraId="7701E3A4" w14:textId="4E43C3C7" w:rsidR="0074320A" w:rsidRPr="007A19CB" w:rsidRDefault="00B265E6" w:rsidP="007A19CB">
      <w:pPr>
        <w:pStyle w:val="NoSpacing"/>
        <w:jc w:val="center"/>
        <w:rPr>
          <w:rFonts w:cstheme="minorHAnsi"/>
          <w:sz w:val="24"/>
          <w:szCs w:val="24"/>
        </w:rPr>
      </w:pPr>
      <w:r w:rsidRPr="007A19CB">
        <w:rPr>
          <w:rFonts w:cstheme="minorHAnsi"/>
          <w:sz w:val="24"/>
          <w:szCs w:val="24"/>
          <w:highlight w:val="yellow"/>
        </w:rPr>
        <w:t>[Figure</w:t>
      </w:r>
      <w:r w:rsidR="009467CA" w:rsidRPr="007A19CB">
        <w:rPr>
          <w:rFonts w:cstheme="minorHAnsi"/>
          <w:sz w:val="24"/>
          <w:szCs w:val="24"/>
          <w:highlight w:val="yellow"/>
        </w:rPr>
        <w:t xml:space="preserve">s </w:t>
      </w:r>
      <w:r w:rsidR="00BB75A3">
        <w:rPr>
          <w:rFonts w:cstheme="minorHAnsi"/>
          <w:sz w:val="24"/>
          <w:szCs w:val="24"/>
          <w:highlight w:val="yellow"/>
        </w:rPr>
        <w:t>10</w:t>
      </w:r>
      <w:r w:rsidR="009467CA" w:rsidRPr="007A19CB">
        <w:rPr>
          <w:rFonts w:cstheme="minorHAnsi"/>
          <w:sz w:val="24"/>
          <w:szCs w:val="24"/>
          <w:highlight w:val="yellow"/>
        </w:rPr>
        <w:t xml:space="preserve"> and </w:t>
      </w:r>
      <w:r w:rsidR="00BB75A3">
        <w:rPr>
          <w:rFonts w:cstheme="minorHAnsi"/>
          <w:sz w:val="24"/>
          <w:szCs w:val="24"/>
          <w:highlight w:val="yellow"/>
        </w:rPr>
        <w:t>11</w:t>
      </w:r>
      <w:r w:rsidRPr="007A19CB">
        <w:rPr>
          <w:rFonts w:cstheme="minorHAnsi"/>
          <w:sz w:val="24"/>
          <w:szCs w:val="24"/>
          <w:highlight w:val="yellow"/>
        </w:rPr>
        <w:t xml:space="preserve"> about here]</w:t>
      </w:r>
    </w:p>
    <w:p w14:paraId="5AAC05CF" w14:textId="6F3A54BD" w:rsidR="00D34109" w:rsidRPr="007A19CB" w:rsidRDefault="00D34109" w:rsidP="00D34109">
      <w:pPr>
        <w:pStyle w:val="NoSpacing"/>
        <w:ind w:firstLine="720"/>
        <w:rPr>
          <w:rFonts w:cstheme="minorHAnsi"/>
          <w:sz w:val="24"/>
          <w:szCs w:val="24"/>
        </w:rPr>
      </w:pPr>
      <w:r w:rsidRPr="007A19CB">
        <w:rPr>
          <w:rFonts w:cstheme="minorHAnsi"/>
          <w:sz w:val="24"/>
          <w:szCs w:val="24"/>
        </w:rPr>
        <w:t xml:space="preserve">Relative to the distribution of Dogoszhi-style ceramics, Black Mesa-style ceramics are more homogenously distributed within the regions where the style occurs frequently. In </w:t>
      </w:r>
      <w:r w:rsidRPr="007A19CB">
        <w:rPr>
          <w:rFonts w:cstheme="minorHAnsi"/>
          <w:sz w:val="24"/>
          <w:szCs w:val="24"/>
        </w:rPr>
        <w:lastRenderedPageBreak/>
        <w:t>general</w:t>
      </w:r>
      <w:r w:rsidRPr="00584D43">
        <w:rPr>
          <w:rFonts w:cstheme="minorHAnsi"/>
          <w:color w:val="000000" w:themeColor="text1"/>
          <w:sz w:val="24"/>
          <w:szCs w:val="24"/>
        </w:rPr>
        <w:t xml:space="preserve">, the distribution of Black Mesa-style spatially follows a more even gradient than the more irregular distribution of Dogoszhi-style.    </w:t>
      </w:r>
    </w:p>
    <w:p w14:paraId="064DB586" w14:textId="6EA1E872" w:rsidR="005B04A0" w:rsidRPr="007A19CB" w:rsidRDefault="00D34109" w:rsidP="007A19CB">
      <w:pPr>
        <w:pStyle w:val="NoSpacing"/>
        <w:ind w:firstLine="720"/>
        <w:rPr>
          <w:rFonts w:cstheme="minorHAnsi"/>
          <w:sz w:val="24"/>
          <w:szCs w:val="24"/>
        </w:rPr>
      </w:pPr>
      <w:commentRangeStart w:id="105"/>
      <w:r w:rsidRPr="007A19CB">
        <w:rPr>
          <w:rFonts w:cstheme="minorHAnsi"/>
          <w:sz w:val="24"/>
          <w:szCs w:val="24"/>
        </w:rPr>
        <w:t xml:space="preserve">Finally, it is important to note that the macro regions with the highest </w:t>
      </w:r>
      <w:r w:rsidR="006C2AD0">
        <w:rPr>
          <w:rFonts w:cstheme="minorHAnsi"/>
          <w:sz w:val="24"/>
          <w:szCs w:val="24"/>
        </w:rPr>
        <w:t>percentage</w:t>
      </w:r>
      <w:r w:rsidRPr="007A19CB">
        <w:rPr>
          <w:rFonts w:cstheme="minorHAnsi"/>
          <w:sz w:val="24"/>
          <w:szCs w:val="24"/>
        </w:rPr>
        <w:t xml:space="preserve"> of Black Mesa-style in the A.D. 900–950 and 950–1000 intervals are generally among the regions with the highest </w:t>
      </w:r>
      <w:r w:rsidR="006C2AD0">
        <w:rPr>
          <w:rFonts w:cstheme="minorHAnsi"/>
          <w:sz w:val="24"/>
          <w:szCs w:val="24"/>
        </w:rPr>
        <w:t>percentage</w:t>
      </w:r>
      <w:r w:rsidRPr="007A19CB">
        <w:rPr>
          <w:rFonts w:cstheme="minorHAnsi"/>
          <w:sz w:val="24"/>
          <w:szCs w:val="24"/>
        </w:rPr>
        <w:t xml:space="preserve"> of Dogoszhi-style in the A.D.</w:t>
      </w:r>
      <w:r w:rsidR="00BB75A3">
        <w:rPr>
          <w:rFonts w:cstheme="minorHAnsi"/>
          <w:sz w:val="24"/>
          <w:szCs w:val="24"/>
        </w:rPr>
        <w:t xml:space="preserve"> </w:t>
      </w:r>
      <w:r w:rsidRPr="007A19CB">
        <w:rPr>
          <w:rFonts w:cstheme="minorHAnsi"/>
          <w:sz w:val="24"/>
          <w:szCs w:val="24"/>
        </w:rPr>
        <w:t>1050–1100 and A.D.</w:t>
      </w:r>
      <w:r w:rsidR="00BB75A3">
        <w:rPr>
          <w:rFonts w:cstheme="minorHAnsi"/>
          <w:sz w:val="24"/>
          <w:szCs w:val="24"/>
        </w:rPr>
        <w:t xml:space="preserve"> </w:t>
      </w:r>
      <w:r w:rsidRPr="007A19CB">
        <w:rPr>
          <w:rFonts w:cstheme="minorHAnsi"/>
          <w:sz w:val="24"/>
          <w:szCs w:val="24"/>
        </w:rPr>
        <w:t>1100–1150 intervals</w:t>
      </w:r>
      <w:r w:rsidRPr="00AE7D74">
        <w:rPr>
          <w:rFonts w:cstheme="minorHAnsi"/>
          <w:color w:val="000000" w:themeColor="text1"/>
          <w:sz w:val="24"/>
          <w:szCs w:val="24"/>
        </w:rPr>
        <w:t xml:space="preserve">. We find that there is a </w:t>
      </w:r>
      <w:r w:rsidR="004C399E" w:rsidRPr="00AE7D74">
        <w:rPr>
          <w:rFonts w:cstheme="minorHAnsi"/>
          <w:color w:val="000000" w:themeColor="text1"/>
          <w:sz w:val="24"/>
          <w:szCs w:val="24"/>
        </w:rPr>
        <w:t>slightly</w:t>
      </w:r>
      <w:r w:rsidRPr="00AE7D74">
        <w:rPr>
          <w:rFonts w:cstheme="minorHAnsi"/>
          <w:color w:val="000000" w:themeColor="text1"/>
          <w:sz w:val="24"/>
          <w:szCs w:val="24"/>
        </w:rPr>
        <w:t xml:space="preserve"> positive </w:t>
      </w:r>
      <w:ins w:id="106" w:author="Matthew Peeples" w:date="2020-10-21T14:01:00Z">
        <w:r w:rsidR="00B41575">
          <w:rPr>
            <w:rFonts w:cstheme="minorHAnsi"/>
            <w:color w:val="000000" w:themeColor="text1"/>
            <w:sz w:val="24"/>
            <w:szCs w:val="24"/>
          </w:rPr>
          <w:t xml:space="preserve">rank-order </w:t>
        </w:r>
      </w:ins>
      <w:r w:rsidRPr="00AE7D74">
        <w:rPr>
          <w:rFonts w:cstheme="minorHAnsi"/>
          <w:color w:val="000000" w:themeColor="text1"/>
          <w:sz w:val="24"/>
          <w:szCs w:val="24"/>
        </w:rPr>
        <w:t>correlation (ρ=0.</w:t>
      </w:r>
      <w:r w:rsidR="004C399E" w:rsidRPr="00AE7D74">
        <w:rPr>
          <w:rFonts w:cstheme="minorHAnsi"/>
          <w:color w:val="000000" w:themeColor="text1"/>
          <w:sz w:val="24"/>
          <w:szCs w:val="24"/>
        </w:rPr>
        <w:t>19</w:t>
      </w:r>
      <w:r w:rsidRPr="00AE7D74">
        <w:rPr>
          <w:rFonts w:cstheme="minorHAnsi"/>
          <w:color w:val="000000" w:themeColor="text1"/>
          <w:sz w:val="24"/>
          <w:szCs w:val="24"/>
        </w:rPr>
        <w:t xml:space="preserve">) between mean </w:t>
      </w:r>
      <w:r w:rsidR="006C2AD0" w:rsidRPr="00AE7D74">
        <w:rPr>
          <w:rFonts w:cstheme="minorHAnsi"/>
          <w:color w:val="000000" w:themeColor="text1"/>
          <w:sz w:val="24"/>
          <w:szCs w:val="24"/>
        </w:rPr>
        <w:t>percent</w:t>
      </w:r>
      <w:r w:rsidRPr="00AE7D74">
        <w:rPr>
          <w:rFonts w:cstheme="minorHAnsi"/>
          <w:color w:val="000000" w:themeColor="text1"/>
          <w:sz w:val="24"/>
          <w:szCs w:val="24"/>
        </w:rPr>
        <w:t xml:space="preserve"> of Black Mesa-style ceramics in a region during the A.D. 950–1000 interval and the mean </w:t>
      </w:r>
      <w:r w:rsidR="006C2AD0" w:rsidRPr="00AE7D74">
        <w:rPr>
          <w:rFonts w:cstheme="minorHAnsi"/>
          <w:color w:val="000000" w:themeColor="text1"/>
          <w:sz w:val="24"/>
          <w:szCs w:val="24"/>
        </w:rPr>
        <w:t>percent</w:t>
      </w:r>
      <w:r w:rsidRPr="00AE7D74">
        <w:rPr>
          <w:rFonts w:cstheme="minorHAnsi"/>
          <w:color w:val="000000" w:themeColor="text1"/>
          <w:sz w:val="24"/>
          <w:szCs w:val="24"/>
        </w:rPr>
        <w:t xml:space="preserve"> of Dogoszhi-style ceramics in the same region in the A.D. 1050–1100 interval. In particular, the </w:t>
      </w:r>
      <w:proofErr w:type="spellStart"/>
      <w:r w:rsidRPr="00AE7D74">
        <w:rPr>
          <w:rFonts w:cstheme="minorHAnsi"/>
          <w:color w:val="000000" w:themeColor="text1"/>
          <w:sz w:val="24"/>
          <w:szCs w:val="24"/>
        </w:rPr>
        <w:t>Chuska</w:t>
      </w:r>
      <w:proofErr w:type="spellEnd"/>
      <w:r w:rsidRPr="00AE7D74">
        <w:rPr>
          <w:rFonts w:cstheme="minorHAnsi"/>
          <w:color w:val="000000" w:themeColor="text1"/>
          <w:sz w:val="24"/>
          <w:szCs w:val="24"/>
        </w:rPr>
        <w:t xml:space="preserve"> Slope, Red Mesa Valley, and Lobo Mesa regions are among the regions </w:t>
      </w:r>
      <w:r w:rsidR="006C2AD0" w:rsidRPr="00AE7D74">
        <w:rPr>
          <w:rFonts w:cstheme="minorHAnsi"/>
          <w:color w:val="000000" w:themeColor="text1"/>
          <w:sz w:val="24"/>
          <w:szCs w:val="24"/>
        </w:rPr>
        <w:t xml:space="preserve">with the highest values </w:t>
      </w:r>
      <w:r w:rsidRPr="00AE7D74">
        <w:rPr>
          <w:rFonts w:cstheme="minorHAnsi"/>
          <w:color w:val="000000" w:themeColor="text1"/>
          <w:sz w:val="24"/>
          <w:szCs w:val="24"/>
        </w:rPr>
        <w:t xml:space="preserve">for both styles. The most prominent exception to this pattern is the Rio Puerco of the West macro-region. While </w:t>
      </w:r>
      <w:r w:rsidRPr="007A19CB">
        <w:rPr>
          <w:rFonts w:cstheme="minorHAnsi"/>
          <w:sz w:val="24"/>
          <w:szCs w:val="24"/>
        </w:rPr>
        <w:t xml:space="preserve">Black Mesa-style ceramics are </w:t>
      </w:r>
      <w:del w:id="107" w:author="Matthew Peeples" w:date="2020-10-21T14:01:00Z">
        <w:r w:rsidRPr="007A19CB" w:rsidDel="00B41575">
          <w:rPr>
            <w:rFonts w:cstheme="minorHAnsi"/>
            <w:sz w:val="24"/>
            <w:szCs w:val="24"/>
          </w:rPr>
          <w:delText>highly frequent</w:delText>
        </w:r>
      </w:del>
      <w:ins w:id="108" w:author="Matthew Peeples" w:date="2020-10-21T14:01:00Z">
        <w:r w:rsidR="00B41575">
          <w:rPr>
            <w:rFonts w:cstheme="minorHAnsi"/>
            <w:sz w:val="24"/>
            <w:szCs w:val="24"/>
          </w:rPr>
          <w:t>common</w:t>
        </w:r>
      </w:ins>
      <w:r w:rsidRPr="007A19CB">
        <w:rPr>
          <w:rFonts w:cstheme="minorHAnsi"/>
          <w:sz w:val="24"/>
          <w:szCs w:val="24"/>
        </w:rPr>
        <w:t xml:space="preserve"> in this region between A.D. 900 and 1000</w:t>
      </w:r>
      <w:r w:rsidR="004C399E">
        <w:rPr>
          <w:rFonts w:cstheme="minorHAnsi"/>
          <w:sz w:val="24"/>
          <w:szCs w:val="24"/>
        </w:rPr>
        <w:t xml:space="preserve"> (between 50%-62% of decorated assemblages, on average)</w:t>
      </w:r>
      <w:r w:rsidRPr="007A19CB">
        <w:rPr>
          <w:rFonts w:cstheme="minorHAnsi"/>
          <w:sz w:val="24"/>
          <w:szCs w:val="24"/>
        </w:rPr>
        <w:t xml:space="preserve">, the mean </w:t>
      </w:r>
      <w:r w:rsidR="006C2AD0">
        <w:rPr>
          <w:rFonts w:cstheme="minorHAnsi"/>
          <w:sz w:val="24"/>
          <w:szCs w:val="24"/>
        </w:rPr>
        <w:t>percent</w:t>
      </w:r>
      <w:r w:rsidRPr="007A19CB">
        <w:rPr>
          <w:rFonts w:cstheme="minorHAnsi"/>
          <w:sz w:val="24"/>
          <w:szCs w:val="24"/>
        </w:rPr>
        <w:t xml:space="preserve"> of Dogoszhi-style ceramics in this region between A.D. 1050 and 1150 is well below the mean </w:t>
      </w:r>
      <w:del w:id="109" w:author="Matthew Peeples" w:date="2020-10-21T14:02:00Z">
        <w:r w:rsidR="006C2AD0" w:rsidDel="00B41575">
          <w:rPr>
            <w:rFonts w:cstheme="minorHAnsi"/>
            <w:sz w:val="24"/>
            <w:szCs w:val="24"/>
          </w:rPr>
          <w:delText>percent</w:delText>
        </w:r>
        <w:r w:rsidRPr="007A19CB" w:rsidDel="00B41575">
          <w:rPr>
            <w:rFonts w:cstheme="minorHAnsi"/>
            <w:sz w:val="24"/>
            <w:szCs w:val="24"/>
          </w:rPr>
          <w:delText xml:space="preserve"> </w:delText>
        </w:r>
      </w:del>
      <w:r w:rsidRPr="007A19CB">
        <w:rPr>
          <w:rFonts w:cstheme="minorHAnsi"/>
          <w:sz w:val="24"/>
          <w:szCs w:val="24"/>
        </w:rPr>
        <w:t xml:space="preserve">for sites as a whole. This observation is further validation of the pattern previously noted by </w:t>
      </w:r>
      <w:proofErr w:type="spellStart"/>
      <w:r w:rsidRPr="007A19CB">
        <w:rPr>
          <w:rFonts w:cstheme="minorHAnsi"/>
          <w:sz w:val="24"/>
          <w:szCs w:val="24"/>
        </w:rPr>
        <w:t>Windes</w:t>
      </w:r>
      <w:proofErr w:type="spellEnd"/>
      <w:r w:rsidRPr="007A19CB">
        <w:rPr>
          <w:rFonts w:cstheme="minorHAnsi"/>
          <w:sz w:val="24"/>
          <w:szCs w:val="24"/>
        </w:rPr>
        <w:t xml:space="preserve"> (1977) of a sharp decline in Dogoszhi-style ceramics at the southern edge of the San Juan Basin</w:t>
      </w:r>
      <w:r w:rsidR="00DA0B40">
        <w:rPr>
          <w:rFonts w:cstheme="minorHAnsi"/>
          <w:sz w:val="24"/>
          <w:szCs w:val="24"/>
        </w:rPr>
        <w:t>, where Puerco- and Reserve-styles predominate instead</w:t>
      </w:r>
      <w:r w:rsidRPr="007A19CB">
        <w:rPr>
          <w:rFonts w:cstheme="minorHAnsi"/>
          <w:sz w:val="24"/>
          <w:szCs w:val="24"/>
        </w:rPr>
        <w:t xml:space="preserve">. </w:t>
      </w:r>
      <w:r w:rsidR="004C399E">
        <w:rPr>
          <w:rFonts w:cstheme="minorHAnsi"/>
          <w:sz w:val="24"/>
          <w:szCs w:val="24"/>
        </w:rPr>
        <w:t xml:space="preserve">We also find the opposite trajectory for the Defiance Plateau and Southeast Utah regions, which have a </w:t>
      </w:r>
      <w:r w:rsidR="00AE7D74">
        <w:rPr>
          <w:rFonts w:cstheme="minorHAnsi"/>
          <w:sz w:val="24"/>
          <w:szCs w:val="24"/>
        </w:rPr>
        <w:t xml:space="preserve">generally </w:t>
      </w:r>
      <w:r w:rsidR="004C399E">
        <w:rPr>
          <w:rFonts w:cstheme="minorHAnsi"/>
          <w:sz w:val="24"/>
          <w:szCs w:val="24"/>
        </w:rPr>
        <w:t>low proportions of Black Mesa-style ceramics</w:t>
      </w:r>
      <w:r w:rsidR="00AE7D74">
        <w:rPr>
          <w:rFonts w:cstheme="minorHAnsi"/>
          <w:sz w:val="24"/>
          <w:szCs w:val="24"/>
        </w:rPr>
        <w:t xml:space="preserve">, but higher than average proportions of Dogoszhi-style ceramics. </w:t>
      </w:r>
      <w:commentRangeEnd w:id="105"/>
      <w:r w:rsidR="007D5B44">
        <w:rPr>
          <w:rStyle w:val="CommentReference"/>
        </w:rPr>
        <w:commentReference w:id="105"/>
      </w:r>
    </w:p>
    <w:p w14:paraId="6734BE31" w14:textId="4BA33B54" w:rsidR="002A5C8D" w:rsidRPr="007A19CB" w:rsidRDefault="002A5C8D" w:rsidP="0067508E">
      <w:pPr>
        <w:pStyle w:val="NoSpacing"/>
        <w:rPr>
          <w:rFonts w:cstheme="minorHAnsi"/>
          <w:i/>
          <w:sz w:val="24"/>
          <w:szCs w:val="24"/>
        </w:rPr>
      </w:pPr>
      <w:r w:rsidRPr="007A19CB">
        <w:rPr>
          <w:rFonts w:cstheme="minorHAnsi"/>
          <w:i/>
          <w:sz w:val="24"/>
          <w:szCs w:val="24"/>
        </w:rPr>
        <w:t>Relationship of Style by Great House vs. Small Houses Within Chaco Communities</w:t>
      </w:r>
    </w:p>
    <w:p w14:paraId="1155E9AD" w14:textId="7BF4CD6E" w:rsidR="0067508E" w:rsidRPr="007A19CB" w:rsidRDefault="0067508E" w:rsidP="007A19CB">
      <w:pPr>
        <w:pStyle w:val="NoSpacing"/>
        <w:ind w:firstLine="720"/>
        <w:rPr>
          <w:rFonts w:cstheme="minorHAnsi"/>
          <w:sz w:val="24"/>
          <w:szCs w:val="24"/>
        </w:rPr>
      </w:pPr>
      <w:r w:rsidRPr="007A19CB">
        <w:rPr>
          <w:rFonts w:cstheme="minorHAnsi"/>
          <w:sz w:val="24"/>
          <w:szCs w:val="24"/>
        </w:rPr>
        <w:t xml:space="preserve">In contrast </w:t>
      </w:r>
      <w:r w:rsidR="00D05155" w:rsidRPr="007A19CB">
        <w:rPr>
          <w:rFonts w:cstheme="minorHAnsi"/>
          <w:sz w:val="24"/>
          <w:szCs w:val="24"/>
        </w:rPr>
        <w:t xml:space="preserve">to </w:t>
      </w:r>
      <w:r w:rsidRPr="007A19CB">
        <w:rPr>
          <w:rFonts w:cstheme="minorHAnsi"/>
          <w:sz w:val="24"/>
          <w:szCs w:val="24"/>
        </w:rPr>
        <w:t>th</w:t>
      </w:r>
      <w:r w:rsidR="00DA0B40">
        <w:rPr>
          <w:rFonts w:cstheme="minorHAnsi"/>
          <w:sz w:val="24"/>
          <w:szCs w:val="24"/>
        </w:rPr>
        <w:t>e</w:t>
      </w:r>
      <w:r w:rsidRPr="007A19CB">
        <w:rPr>
          <w:rFonts w:cstheme="minorHAnsi"/>
          <w:sz w:val="24"/>
          <w:szCs w:val="24"/>
        </w:rPr>
        <w:t xml:space="preserve"> high </w:t>
      </w:r>
      <w:del w:id="110" w:author="Matthew Peeples" w:date="2020-10-21T14:02:00Z">
        <w:r w:rsidRPr="007A19CB" w:rsidDel="00B41575">
          <w:rPr>
            <w:rFonts w:cstheme="minorHAnsi"/>
            <w:sz w:val="24"/>
            <w:szCs w:val="24"/>
          </w:rPr>
          <w:delText xml:space="preserve">variance </w:delText>
        </w:r>
      </w:del>
      <w:ins w:id="111" w:author="Matthew Peeples" w:date="2020-10-21T14:02:00Z">
        <w:r w:rsidR="00B41575">
          <w:rPr>
            <w:rFonts w:cstheme="minorHAnsi"/>
            <w:sz w:val="24"/>
            <w:szCs w:val="24"/>
          </w:rPr>
          <w:t>variability</w:t>
        </w:r>
        <w:r w:rsidR="00B41575" w:rsidRPr="007A19CB">
          <w:rPr>
            <w:rFonts w:cstheme="minorHAnsi"/>
            <w:sz w:val="24"/>
            <w:szCs w:val="24"/>
          </w:rPr>
          <w:t xml:space="preserve"> </w:t>
        </w:r>
      </w:ins>
      <w:r w:rsidRPr="007A19CB">
        <w:rPr>
          <w:rFonts w:cstheme="minorHAnsi"/>
          <w:sz w:val="24"/>
          <w:szCs w:val="24"/>
        </w:rPr>
        <w:t xml:space="preserve">within and between regions, our distributional analysis of both Black Mesa- and Dogoszhi-style ceramics </w:t>
      </w:r>
      <w:r w:rsidRPr="007A19CB">
        <w:rPr>
          <w:rFonts w:cstheme="minorHAnsi"/>
          <w:i/>
          <w:sz w:val="24"/>
          <w:szCs w:val="24"/>
        </w:rPr>
        <w:t>within</w:t>
      </w:r>
      <w:r w:rsidRPr="007A19CB">
        <w:rPr>
          <w:rFonts w:cstheme="minorHAnsi"/>
          <w:sz w:val="24"/>
          <w:szCs w:val="24"/>
        </w:rPr>
        <w:t xml:space="preserve"> great house and great kiva </w:t>
      </w:r>
      <w:r w:rsidR="00522C9B" w:rsidRPr="007A19CB">
        <w:rPr>
          <w:rFonts w:cstheme="minorHAnsi"/>
          <w:sz w:val="24"/>
          <w:szCs w:val="24"/>
        </w:rPr>
        <w:t xml:space="preserve">outlier </w:t>
      </w:r>
      <w:r w:rsidRPr="007A19CB">
        <w:rPr>
          <w:rFonts w:cstheme="minorHAnsi"/>
          <w:sz w:val="24"/>
          <w:szCs w:val="24"/>
        </w:rPr>
        <w:t xml:space="preserve">communities indicates </w:t>
      </w:r>
      <w:r w:rsidRPr="00AE7D74">
        <w:rPr>
          <w:rFonts w:cstheme="minorHAnsi"/>
          <w:color w:val="000000" w:themeColor="text1"/>
          <w:sz w:val="24"/>
          <w:szCs w:val="24"/>
        </w:rPr>
        <w:t xml:space="preserve">a high degree of </w:t>
      </w:r>
      <w:r w:rsidR="00C1223E" w:rsidRPr="00AE7D74">
        <w:rPr>
          <w:rFonts w:cstheme="minorHAnsi"/>
          <w:color w:val="000000" w:themeColor="text1"/>
          <w:sz w:val="24"/>
          <w:szCs w:val="24"/>
        </w:rPr>
        <w:t xml:space="preserve">similarity </w:t>
      </w:r>
      <w:r w:rsidRPr="00AE7D74">
        <w:rPr>
          <w:rFonts w:cstheme="minorHAnsi"/>
          <w:color w:val="000000" w:themeColor="text1"/>
          <w:sz w:val="24"/>
          <w:szCs w:val="24"/>
        </w:rPr>
        <w:t>between smaller residential sites and large sites featuring Chacoan public arch</w:t>
      </w:r>
      <w:r w:rsidR="00EA39C3" w:rsidRPr="00AE7D74">
        <w:rPr>
          <w:rFonts w:cstheme="minorHAnsi"/>
          <w:color w:val="000000" w:themeColor="text1"/>
          <w:sz w:val="24"/>
          <w:szCs w:val="24"/>
        </w:rPr>
        <w:t xml:space="preserve">itecture. </w:t>
      </w:r>
      <w:r w:rsidR="00524F8A" w:rsidRPr="00AE7D74">
        <w:rPr>
          <w:rFonts w:cstheme="minorHAnsi"/>
          <w:color w:val="000000" w:themeColor="text1"/>
          <w:sz w:val="24"/>
          <w:szCs w:val="24"/>
          <w:highlight w:val="yellow"/>
        </w:rPr>
        <w:t>Table 4</w:t>
      </w:r>
      <w:r w:rsidRPr="00AE7D74">
        <w:rPr>
          <w:rFonts w:cstheme="minorHAnsi"/>
          <w:color w:val="000000" w:themeColor="text1"/>
          <w:sz w:val="24"/>
          <w:szCs w:val="24"/>
        </w:rPr>
        <w:t xml:space="preserve"> </w:t>
      </w:r>
      <w:r w:rsidR="00524F8A" w:rsidRPr="00AE7D74">
        <w:rPr>
          <w:rFonts w:cstheme="minorHAnsi"/>
          <w:color w:val="000000" w:themeColor="text1"/>
          <w:sz w:val="24"/>
          <w:szCs w:val="24"/>
        </w:rPr>
        <w:t>summarizes</w:t>
      </w:r>
      <w:r w:rsidRPr="00AE7D74">
        <w:rPr>
          <w:rFonts w:cstheme="minorHAnsi"/>
          <w:color w:val="000000" w:themeColor="text1"/>
          <w:sz w:val="24"/>
          <w:szCs w:val="24"/>
        </w:rPr>
        <w:t xml:space="preserve"> Black Mesa</w:t>
      </w:r>
      <w:r w:rsidR="00044084" w:rsidRPr="00AE7D74">
        <w:rPr>
          <w:rFonts w:cstheme="minorHAnsi"/>
          <w:color w:val="000000" w:themeColor="text1"/>
          <w:sz w:val="24"/>
          <w:szCs w:val="24"/>
        </w:rPr>
        <w:t>-</w:t>
      </w:r>
      <w:r w:rsidRPr="00AE7D74">
        <w:rPr>
          <w:rFonts w:cstheme="minorHAnsi"/>
          <w:color w:val="000000" w:themeColor="text1"/>
          <w:sz w:val="24"/>
          <w:szCs w:val="24"/>
        </w:rPr>
        <w:t xml:space="preserve"> and </w:t>
      </w:r>
      <w:r w:rsidRPr="007A19CB">
        <w:rPr>
          <w:rFonts w:cstheme="minorHAnsi"/>
          <w:sz w:val="24"/>
          <w:szCs w:val="24"/>
        </w:rPr>
        <w:t>Dogoszhi</w:t>
      </w:r>
      <w:r w:rsidR="00044084" w:rsidRPr="007A19CB">
        <w:rPr>
          <w:rFonts w:cstheme="minorHAnsi"/>
          <w:sz w:val="24"/>
          <w:szCs w:val="24"/>
        </w:rPr>
        <w:t>-style</w:t>
      </w:r>
      <w:r w:rsidR="00D510C1" w:rsidRPr="007A19CB">
        <w:rPr>
          <w:rFonts w:cstheme="minorHAnsi"/>
          <w:sz w:val="24"/>
          <w:szCs w:val="24"/>
        </w:rPr>
        <w:t xml:space="preserve"> </w:t>
      </w:r>
      <w:r w:rsidR="006C2AD0">
        <w:rPr>
          <w:rFonts w:cstheme="minorHAnsi"/>
          <w:sz w:val="24"/>
          <w:szCs w:val="24"/>
        </w:rPr>
        <w:t>percentages</w:t>
      </w:r>
      <w:r w:rsidR="006C2AD0" w:rsidRPr="007A19CB">
        <w:rPr>
          <w:rFonts w:cstheme="minorHAnsi"/>
          <w:sz w:val="24"/>
          <w:szCs w:val="24"/>
        </w:rPr>
        <w:t xml:space="preserve"> </w:t>
      </w:r>
      <w:r w:rsidRPr="007A19CB">
        <w:rPr>
          <w:rFonts w:cstheme="minorHAnsi"/>
          <w:sz w:val="24"/>
          <w:szCs w:val="24"/>
        </w:rPr>
        <w:t xml:space="preserve">in the </w:t>
      </w:r>
      <w:r w:rsidR="00436717" w:rsidRPr="007A19CB">
        <w:rPr>
          <w:rFonts w:cstheme="minorHAnsi"/>
          <w:sz w:val="24"/>
          <w:szCs w:val="24"/>
        </w:rPr>
        <w:t xml:space="preserve">eight </w:t>
      </w:r>
      <w:r w:rsidRPr="007A19CB">
        <w:rPr>
          <w:rFonts w:cstheme="minorHAnsi"/>
          <w:sz w:val="24"/>
          <w:szCs w:val="24"/>
        </w:rPr>
        <w:t xml:space="preserve">communities tested. This comparable </w:t>
      </w:r>
      <w:r w:rsidR="006C2AD0">
        <w:rPr>
          <w:rFonts w:cstheme="minorHAnsi"/>
          <w:sz w:val="24"/>
          <w:szCs w:val="24"/>
        </w:rPr>
        <w:t>occurrence</w:t>
      </w:r>
      <w:r w:rsidR="006C2AD0" w:rsidRPr="007A19CB">
        <w:rPr>
          <w:rFonts w:cstheme="minorHAnsi"/>
          <w:sz w:val="24"/>
          <w:szCs w:val="24"/>
        </w:rPr>
        <w:t xml:space="preserve"> </w:t>
      </w:r>
      <w:r w:rsidRPr="007A19CB">
        <w:rPr>
          <w:rFonts w:cstheme="minorHAnsi"/>
          <w:sz w:val="24"/>
          <w:szCs w:val="24"/>
        </w:rPr>
        <w:t xml:space="preserve">of styles at both small and large house sites is true across all intervals and for communities with varying mean </w:t>
      </w:r>
      <w:r w:rsidR="006C2AD0">
        <w:rPr>
          <w:rFonts w:cstheme="minorHAnsi"/>
          <w:sz w:val="24"/>
          <w:szCs w:val="24"/>
        </w:rPr>
        <w:t>percent</w:t>
      </w:r>
      <w:ins w:id="112" w:author="Matthew Peeples" w:date="2020-10-21T14:02:00Z">
        <w:r w:rsidR="00B41575">
          <w:rPr>
            <w:rFonts w:cstheme="minorHAnsi"/>
            <w:sz w:val="24"/>
            <w:szCs w:val="24"/>
          </w:rPr>
          <w:t>age</w:t>
        </w:r>
      </w:ins>
      <w:r w:rsidR="006C2AD0">
        <w:rPr>
          <w:rFonts w:cstheme="minorHAnsi"/>
          <w:sz w:val="24"/>
          <w:szCs w:val="24"/>
        </w:rPr>
        <w:t>s</w:t>
      </w:r>
      <w:r w:rsidR="006C2AD0" w:rsidRPr="007A19CB">
        <w:rPr>
          <w:rFonts w:cstheme="minorHAnsi"/>
          <w:sz w:val="24"/>
          <w:szCs w:val="24"/>
        </w:rPr>
        <w:t xml:space="preserve"> </w:t>
      </w:r>
      <w:r w:rsidRPr="007A19CB">
        <w:rPr>
          <w:rFonts w:cstheme="minorHAnsi"/>
          <w:sz w:val="24"/>
          <w:szCs w:val="24"/>
        </w:rPr>
        <w:t xml:space="preserve">of each style. The </w:t>
      </w:r>
      <w:r w:rsidR="006C2AD0">
        <w:rPr>
          <w:rFonts w:cstheme="minorHAnsi"/>
          <w:sz w:val="24"/>
          <w:szCs w:val="24"/>
        </w:rPr>
        <w:t xml:space="preserve">relative </w:t>
      </w:r>
      <w:r w:rsidRPr="007A19CB">
        <w:rPr>
          <w:rFonts w:cstheme="minorHAnsi"/>
          <w:sz w:val="24"/>
          <w:szCs w:val="24"/>
        </w:rPr>
        <w:t>frequency of both Black Mesa- and Dogoszhi-style ceramics at small sites trac</w:t>
      </w:r>
      <w:r w:rsidR="00044084" w:rsidRPr="007A19CB">
        <w:rPr>
          <w:rFonts w:cstheme="minorHAnsi"/>
          <w:sz w:val="24"/>
          <w:szCs w:val="24"/>
        </w:rPr>
        <w:t>ks closely with th</w:t>
      </w:r>
      <w:r w:rsidR="006C2AD0">
        <w:rPr>
          <w:rFonts w:cstheme="minorHAnsi"/>
          <w:sz w:val="24"/>
          <w:szCs w:val="24"/>
        </w:rPr>
        <w:t xml:space="preserve">at </w:t>
      </w:r>
      <w:r w:rsidR="00044084" w:rsidRPr="007A19CB">
        <w:rPr>
          <w:rFonts w:cstheme="minorHAnsi"/>
          <w:sz w:val="24"/>
          <w:szCs w:val="24"/>
        </w:rPr>
        <w:t>at</w:t>
      </w:r>
      <w:r w:rsidRPr="007A19CB">
        <w:rPr>
          <w:rFonts w:cstheme="minorHAnsi"/>
          <w:sz w:val="24"/>
          <w:szCs w:val="24"/>
        </w:rPr>
        <w:t xml:space="preserve"> large site</w:t>
      </w:r>
      <w:r w:rsidR="00EA39C3" w:rsidRPr="007A19CB">
        <w:rPr>
          <w:rFonts w:cstheme="minorHAnsi"/>
          <w:sz w:val="24"/>
          <w:szCs w:val="24"/>
        </w:rPr>
        <w:t>s in high-</w:t>
      </w:r>
      <w:r w:rsidR="006C2AD0">
        <w:rPr>
          <w:rFonts w:cstheme="minorHAnsi"/>
          <w:sz w:val="24"/>
          <w:szCs w:val="24"/>
        </w:rPr>
        <w:t>percentage</w:t>
      </w:r>
      <w:r w:rsidR="006C2AD0" w:rsidRPr="007A19CB">
        <w:rPr>
          <w:rFonts w:cstheme="minorHAnsi"/>
          <w:sz w:val="24"/>
          <w:szCs w:val="24"/>
        </w:rPr>
        <w:t xml:space="preserve"> </w:t>
      </w:r>
      <w:r w:rsidR="00EA39C3" w:rsidRPr="007A19CB">
        <w:rPr>
          <w:rFonts w:cstheme="minorHAnsi"/>
          <w:sz w:val="24"/>
          <w:szCs w:val="24"/>
        </w:rPr>
        <w:t xml:space="preserve">communities. This includes </w:t>
      </w:r>
      <w:r w:rsidRPr="007A19CB">
        <w:rPr>
          <w:rFonts w:cstheme="minorHAnsi"/>
          <w:sz w:val="24"/>
          <w:szCs w:val="24"/>
        </w:rPr>
        <w:t xml:space="preserve">the Kin </w:t>
      </w:r>
      <w:proofErr w:type="spellStart"/>
      <w:r w:rsidRPr="007A19CB">
        <w:rPr>
          <w:rFonts w:cstheme="minorHAnsi"/>
          <w:sz w:val="24"/>
          <w:szCs w:val="24"/>
        </w:rPr>
        <w:t>Nizhoni</w:t>
      </w:r>
      <w:proofErr w:type="spellEnd"/>
      <w:r w:rsidRPr="007A19CB">
        <w:rPr>
          <w:rFonts w:cstheme="minorHAnsi"/>
          <w:sz w:val="24"/>
          <w:szCs w:val="24"/>
        </w:rPr>
        <w:t xml:space="preserve"> </w:t>
      </w:r>
      <w:r w:rsidRPr="00AE7D74">
        <w:rPr>
          <w:rFonts w:cstheme="minorHAnsi"/>
          <w:color w:val="000000" w:themeColor="text1"/>
          <w:sz w:val="24"/>
          <w:szCs w:val="24"/>
        </w:rPr>
        <w:t>community with 80-100</w:t>
      </w:r>
      <w:r w:rsidR="00522C9B" w:rsidRPr="00AE7D74">
        <w:rPr>
          <w:rFonts w:cstheme="minorHAnsi"/>
          <w:color w:val="000000" w:themeColor="text1"/>
          <w:sz w:val="24"/>
          <w:szCs w:val="24"/>
        </w:rPr>
        <w:t xml:space="preserve"> percent</w:t>
      </w:r>
      <w:r w:rsidRPr="00AE7D74">
        <w:rPr>
          <w:rFonts w:cstheme="minorHAnsi"/>
          <w:color w:val="000000" w:themeColor="text1"/>
          <w:sz w:val="24"/>
          <w:szCs w:val="24"/>
        </w:rPr>
        <w:t xml:space="preserve"> of both Black Mesa- and Dogoszhi</w:t>
      </w:r>
      <w:r w:rsidRPr="007A19CB">
        <w:rPr>
          <w:rFonts w:cstheme="minorHAnsi"/>
          <w:sz w:val="24"/>
          <w:szCs w:val="24"/>
        </w:rPr>
        <w:t>-style ceramics duri</w:t>
      </w:r>
      <w:r w:rsidR="00EA39C3" w:rsidRPr="007A19CB">
        <w:rPr>
          <w:rFonts w:cstheme="minorHAnsi"/>
          <w:sz w:val="24"/>
          <w:szCs w:val="24"/>
        </w:rPr>
        <w:t xml:space="preserve">ng intervals of peak production. The same pattern also holds true </w:t>
      </w:r>
      <w:r w:rsidRPr="007A19CB">
        <w:rPr>
          <w:rFonts w:cstheme="minorHAnsi"/>
          <w:sz w:val="24"/>
          <w:szCs w:val="24"/>
        </w:rPr>
        <w:t xml:space="preserve">for </w:t>
      </w:r>
      <w:r w:rsidR="00522C9B" w:rsidRPr="007A19CB">
        <w:rPr>
          <w:rFonts w:cstheme="minorHAnsi"/>
          <w:sz w:val="24"/>
          <w:szCs w:val="24"/>
        </w:rPr>
        <w:t xml:space="preserve">outlier </w:t>
      </w:r>
      <w:r w:rsidRPr="007A19CB">
        <w:rPr>
          <w:rFonts w:cstheme="minorHAnsi"/>
          <w:sz w:val="24"/>
          <w:szCs w:val="24"/>
        </w:rPr>
        <w:t xml:space="preserve">communities with more average </w:t>
      </w:r>
      <w:r w:rsidR="006C2AD0">
        <w:rPr>
          <w:rFonts w:cstheme="minorHAnsi"/>
          <w:sz w:val="24"/>
          <w:szCs w:val="24"/>
        </w:rPr>
        <w:t>percentages</w:t>
      </w:r>
      <w:r w:rsidRPr="007A19CB">
        <w:rPr>
          <w:rFonts w:cstheme="minorHAnsi"/>
          <w:sz w:val="24"/>
          <w:szCs w:val="24"/>
        </w:rPr>
        <w:t xml:space="preserve">, like the Chacra Mesa community. </w:t>
      </w:r>
    </w:p>
    <w:p w14:paraId="619C49E2" w14:textId="103A9C6E" w:rsidR="00B265E6" w:rsidRPr="007A19CB" w:rsidRDefault="00B265E6" w:rsidP="007A19CB">
      <w:pPr>
        <w:pStyle w:val="NoSpacing"/>
        <w:jc w:val="center"/>
        <w:rPr>
          <w:rFonts w:cstheme="minorHAnsi"/>
          <w:sz w:val="24"/>
          <w:szCs w:val="24"/>
        </w:rPr>
      </w:pPr>
      <w:r w:rsidRPr="007A19CB">
        <w:rPr>
          <w:rFonts w:cstheme="minorHAnsi"/>
          <w:sz w:val="24"/>
          <w:szCs w:val="24"/>
          <w:highlight w:val="yellow"/>
        </w:rPr>
        <w:t>[</w:t>
      </w:r>
      <w:r w:rsidR="00524F8A">
        <w:rPr>
          <w:rFonts w:cstheme="minorHAnsi"/>
          <w:sz w:val="24"/>
          <w:szCs w:val="24"/>
          <w:highlight w:val="yellow"/>
        </w:rPr>
        <w:t>Table 4</w:t>
      </w:r>
      <w:r w:rsidRPr="007A19CB">
        <w:rPr>
          <w:rFonts w:cstheme="minorHAnsi"/>
          <w:sz w:val="24"/>
          <w:szCs w:val="24"/>
          <w:highlight w:val="yellow"/>
        </w:rPr>
        <w:t xml:space="preserve"> about here]</w:t>
      </w:r>
    </w:p>
    <w:p w14:paraId="0D0B940D" w14:textId="43B07A30" w:rsidR="0067508E" w:rsidRPr="007A19CB" w:rsidRDefault="0067508E" w:rsidP="002A5C8D">
      <w:pPr>
        <w:pStyle w:val="NoSpacing"/>
        <w:ind w:firstLine="720"/>
        <w:rPr>
          <w:rFonts w:cstheme="minorHAnsi"/>
          <w:sz w:val="24"/>
          <w:szCs w:val="24"/>
        </w:rPr>
      </w:pPr>
      <w:r w:rsidRPr="007A19CB">
        <w:rPr>
          <w:rFonts w:cstheme="minorHAnsi"/>
          <w:sz w:val="24"/>
          <w:szCs w:val="24"/>
        </w:rPr>
        <w:t xml:space="preserve">Across these communities, with a couple </w:t>
      </w:r>
      <w:r w:rsidR="00691901" w:rsidRPr="007A19CB">
        <w:rPr>
          <w:rFonts w:cstheme="minorHAnsi"/>
          <w:sz w:val="24"/>
          <w:szCs w:val="24"/>
        </w:rPr>
        <w:t xml:space="preserve">of </w:t>
      </w:r>
      <w:r w:rsidRPr="007A19CB">
        <w:rPr>
          <w:rFonts w:cstheme="minorHAnsi"/>
          <w:sz w:val="24"/>
          <w:szCs w:val="24"/>
        </w:rPr>
        <w:t>exceptions, if there is variati</w:t>
      </w:r>
      <w:r w:rsidR="00EA39C3" w:rsidRPr="007A19CB">
        <w:rPr>
          <w:rFonts w:cstheme="minorHAnsi"/>
          <w:sz w:val="24"/>
          <w:szCs w:val="24"/>
        </w:rPr>
        <w:t xml:space="preserve">on between </w:t>
      </w:r>
      <w:r w:rsidR="00BB75A3">
        <w:rPr>
          <w:rFonts w:cstheme="minorHAnsi"/>
          <w:sz w:val="24"/>
          <w:szCs w:val="24"/>
        </w:rPr>
        <w:t>percentages</w:t>
      </w:r>
      <w:r w:rsidR="00BB75A3" w:rsidRPr="007A19CB">
        <w:rPr>
          <w:rFonts w:cstheme="minorHAnsi"/>
          <w:sz w:val="24"/>
          <w:szCs w:val="24"/>
        </w:rPr>
        <w:t xml:space="preserve"> </w:t>
      </w:r>
      <w:r w:rsidR="00EA39C3" w:rsidRPr="007A19CB">
        <w:rPr>
          <w:rFonts w:cstheme="minorHAnsi"/>
          <w:sz w:val="24"/>
          <w:szCs w:val="24"/>
        </w:rPr>
        <w:t>at small s</w:t>
      </w:r>
      <w:r w:rsidRPr="007A19CB">
        <w:rPr>
          <w:rFonts w:cstheme="minorHAnsi"/>
          <w:sz w:val="24"/>
          <w:szCs w:val="24"/>
        </w:rPr>
        <w:t xml:space="preserve">ites and large sites, the small sites tend to have the higher </w:t>
      </w:r>
      <w:r w:rsidR="005B04A0" w:rsidRPr="007A19CB">
        <w:rPr>
          <w:rFonts w:cstheme="minorHAnsi"/>
          <w:sz w:val="24"/>
          <w:szCs w:val="24"/>
        </w:rPr>
        <w:t xml:space="preserve">proportions </w:t>
      </w:r>
      <w:r w:rsidRPr="007A19CB">
        <w:rPr>
          <w:rFonts w:cstheme="minorHAnsi"/>
          <w:sz w:val="24"/>
          <w:szCs w:val="24"/>
        </w:rPr>
        <w:t xml:space="preserve">of </w:t>
      </w:r>
      <w:r w:rsidR="00DA0B40">
        <w:rPr>
          <w:rFonts w:cstheme="minorHAnsi"/>
          <w:sz w:val="24"/>
          <w:szCs w:val="24"/>
        </w:rPr>
        <w:t>either</w:t>
      </w:r>
      <w:r w:rsidR="00DA0B40" w:rsidRPr="007A19CB">
        <w:rPr>
          <w:rFonts w:cstheme="minorHAnsi"/>
          <w:sz w:val="24"/>
          <w:szCs w:val="24"/>
        </w:rPr>
        <w:t xml:space="preserve"> </w:t>
      </w:r>
      <w:r w:rsidRPr="007A19CB">
        <w:rPr>
          <w:rFonts w:cstheme="minorHAnsi"/>
          <w:sz w:val="24"/>
          <w:szCs w:val="24"/>
        </w:rPr>
        <w:t>style</w:t>
      </w:r>
      <w:r w:rsidR="00525D7F" w:rsidRPr="007A19CB">
        <w:rPr>
          <w:rFonts w:cstheme="minorHAnsi"/>
          <w:sz w:val="24"/>
          <w:szCs w:val="24"/>
        </w:rPr>
        <w:t xml:space="preserve">. </w:t>
      </w:r>
      <w:r w:rsidRPr="007A19CB">
        <w:rPr>
          <w:rFonts w:cstheme="minorHAnsi"/>
          <w:sz w:val="24"/>
          <w:szCs w:val="24"/>
        </w:rPr>
        <w:t xml:space="preserve">This is in line with our observation that larger Chacoan sites tend to have </w:t>
      </w:r>
      <w:del w:id="113" w:author="Matthew Peeples" w:date="2020-10-21T14:03:00Z">
        <w:r w:rsidRPr="007A19CB" w:rsidDel="00B41575">
          <w:rPr>
            <w:rFonts w:cstheme="minorHAnsi"/>
            <w:sz w:val="24"/>
            <w:szCs w:val="24"/>
          </w:rPr>
          <w:delText xml:space="preserve">more average </w:delText>
        </w:r>
        <w:r w:rsidR="005B04A0" w:rsidRPr="007A19CB" w:rsidDel="00B41575">
          <w:rPr>
            <w:rFonts w:cstheme="minorHAnsi"/>
            <w:sz w:val="24"/>
            <w:szCs w:val="24"/>
          </w:rPr>
          <w:delText xml:space="preserve">percentages </w:delText>
        </w:r>
      </w:del>
      <w:ins w:id="114" w:author="Matthew Peeples" w:date="2020-10-21T14:03:00Z">
        <w:r w:rsidR="00B41575">
          <w:rPr>
            <w:rFonts w:cstheme="minorHAnsi"/>
            <w:sz w:val="24"/>
            <w:szCs w:val="24"/>
          </w:rPr>
          <w:t xml:space="preserve">higher mean proportions </w:t>
        </w:r>
      </w:ins>
      <w:r w:rsidRPr="007A19CB">
        <w:rPr>
          <w:rFonts w:cstheme="minorHAnsi"/>
          <w:sz w:val="24"/>
          <w:szCs w:val="24"/>
        </w:rPr>
        <w:t xml:space="preserve">of both Black Mesa- and Dogoszhi-style ceramics, compared with </w:t>
      </w:r>
      <w:del w:id="115" w:author="Matthew Peeples" w:date="2020-10-21T14:03:00Z">
        <w:r w:rsidRPr="007A19CB" w:rsidDel="00B41575">
          <w:rPr>
            <w:rFonts w:cstheme="minorHAnsi"/>
            <w:sz w:val="24"/>
            <w:szCs w:val="24"/>
          </w:rPr>
          <w:delText>a higher</w:delText>
        </w:r>
      </w:del>
      <w:ins w:id="116" w:author="Matthew Peeples" w:date="2020-10-21T14:03:00Z">
        <w:r w:rsidR="00B41575">
          <w:rPr>
            <w:rFonts w:cstheme="minorHAnsi"/>
            <w:sz w:val="24"/>
            <w:szCs w:val="24"/>
          </w:rPr>
          <w:t>a larger</w:t>
        </w:r>
      </w:ins>
      <w:r w:rsidRPr="007A19CB">
        <w:rPr>
          <w:rFonts w:cstheme="minorHAnsi"/>
          <w:sz w:val="24"/>
          <w:szCs w:val="24"/>
        </w:rPr>
        <w:t xml:space="preserve"> range for smaller sites. Likewise, within the </w:t>
      </w:r>
      <w:r w:rsidR="005B04A0" w:rsidRPr="007A19CB">
        <w:rPr>
          <w:rFonts w:cstheme="minorHAnsi"/>
          <w:sz w:val="24"/>
          <w:szCs w:val="24"/>
        </w:rPr>
        <w:t>eight</w:t>
      </w:r>
      <w:r w:rsidR="00C1223E" w:rsidRPr="007A19CB">
        <w:rPr>
          <w:rFonts w:cstheme="minorHAnsi"/>
          <w:sz w:val="24"/>
          <w:szCs w:val="24"/>
        </w:rPr>
        <w:t xml:space="preserve"> </w:t>
      </w:r>
      <w:r w:rsidRPr="007A19CB">
        <w:rPr>
          <w:rFonts w:cstheme="minorHAnsi"/>
          <w:sz w:val="24"/>
          <w:szCs w:val="24"/>
        </w:rPr>
        <w:t xml:space="preserve">Chacoan communities analyzed in this study, the sites with large, public architecture are never the sites with the highest </w:t>
      </w:r>
      <w:r w:rsidR="006C2AD0">
        <w:rPr>
          <w:rFonts w:cstheme="minorHAnsi"/>
          <w:sz w:val="24"/>
          <w:szCs w:val="24"/>
        </w:rPr>
        <w:t>percent</w:t>
      </w:r>
      <w:r w:rsidR="00B665B0">
        <w:rPr>
          <w:rFonts w:cstheme="minorHAnsi"/>
          <w:sz w:val="24"/>
          <w:szCs w:val="24"/>
        </w:rPr>
        <w:t>ages</w:t>
      </w:r>
      <w:r w:rsidR="006C2AD0" w:rsidRPr="007A19CB">
        <w:rPr>
          <w:rFonts w:cstheme="minorHAnsi"/>
          <w:sz w:val="24"/>
          <w:szCs w:val="24"/>
        </w:rPr>
        <w:t xml:space="preserve"> </w:t>
      </w:r>
      <w:r w:rsidRPr="007A19CB">
        <w:rPr>
          <w:rFonts w:cstheme="minorHAnsi"/>
          <w:sz w:val="24"/>
          <w:szCs w:val="24"/>
        </w:rPr>
        <w:t>of either Black Mesa- or Dogo</w:t>
      </w:r>
      <w:r w:rsidR="00525D7F" w:rsidRPr="007A19CB">
        <w:rPr>
          <w:rFonts w:cstheme="minorHAnsi"/>
          <w:sz w:val="24"/>
          <w:szCs w:val="24"/>
        </w:rPr>
        <w:t>szhi-style</w:t>
      </w:r>
      <w:r w:rsidR="003C30AF" w:rsidRPr="007A19CB">
        <w:rPr>
          <w:rFonts w:cstheme="minorHAnsi"/>
          <w:sz w:val="24"/>
          <w:szCs w:val="24"/>
        </w:rPr>
        <w:t>.</w:t>
      </w:r>
      <w:r w:rsidR="00297118" w:rsidRPr="007A19CB">
        <w:rPr>
          <w:rFonts w:cstheme="minorHAnsi"/>
          <w:sz w:val="24"/>
          <w:szCs w:val="24"/>
        </w:rPr>
        <w:t xml:space="preserve"> In other words, large sites have more diversity in styles and do not conform to the expectation that they would be dominated by Dogos</w:t>
      </w:r>
      <w:r w:rsidR="00524F8A">
        <w:rPr>
          <w:rFonts w:cstheme="minorHAnsi"/>
          <w:sz w:val="24"/>
          <w:szCs w:val="24"/>
        </w:rPr>
        <w:t>z</w:t>
      </w:r>
      <w:r w:rsidR="00297118" w:rsidRPr="007A19CB">
        <w:rPr>
          <w:rFonts w:cstheme="minorHAnsi"/>
          <w:sz w:val="24"/>
          <w:szCs w:val="24"/>
        </w:rPr>
        <w:t xml:space="preserve">hi or its predecessor style. </w:t>
      </w:r>
    </w:p>
    <w:p w14:paraId="3CB7D8A9" w14:textId="26ABD195" w:rsidR="0067508E" w:rsidRDefault="00C90A27">
      <w:pPr>
        <w:spacing w:after="0" w:line="240" w:lineRule="auto"/>
        <w:ind w:firstLine="720"/>
        <w:jc w:val="center"/>
        <w:rPr>
          <w:rFonts w:cstheme="minorHAnsi"/>
          <w:b/>
          <w:sz w:val="24"/>
          <w:szCs w:val="24"/>
        </w:rPr>
      </w:pPr>
      <w:r w:rsidRPr="007A19CB">
        <w:rPr>
          <w:rFonts w:cstheme="minorHAnsi"/>
          <w:b/>
          <w:sz w:val="24"/>
          <w:szCs w:val="24"/>
        </w:rPr>
        <w:t>Conclusions</w:t>
      </w:r>
    </w:p>
    <w:p w14:paraId="5EB2CE42" w14:textId="659C950E" w:rsidR="00DF1C8C" w:rsidRPr="007A19CB" w:rsidRDefault="00DF1C8C" w:rsidP="007A19CB">
      <w:pPr>
        <w:pStyle w:val="NoSpacing"/>
        <w:rPr>
          <w:rFonts w:cstheme="minorHAnsi"/>
          <w:i/>
          <w:sz w:val="24"/>
          <w:szCs w:val="24"/>
        </w:rPr>
      </w:pPr>
      <w:r w:rsidRPr="00637F1A">
        <w:rPr>
          <w:rFonts w:cstheme="minorHAnsi"/>
          <w:i/>
          <w:sz w:val="24"/>
          <w:szCs w:val="24"/>
        </w:rPr>
        <w:t>Dogoszhi as a Marker of Regional Community Membership</w:t>
      </w:r>
    </w:p>
    <w:p w14:paraId="1970BA92" w14:textId="6DA9C4C6" w:rsidR="0067508E" w:rsidRPr="007A19CB" w:rsidRDefault="00BA39B3" w:rsidP="007A19CB">
      <w:pPr>
        <w:pStyle w:val="NoSpacing"/>
        <w:ind w:firstLine="720"/>
        <w:rPr>
          <w:rFonts w:cstheme="minorHAnsi"/>
          <w:sz w:val="24"/>
          <w:szCs w:val="24"/>
        </w:rPr>
      </w:pPr>
      <w:proofErr w:type="gramStart"/>
      <w:r w:rsidRPr="007A19CB">
        <w:rPr>
          <w:rFonts w:cstheme="minorHAnsi"/>
          <w:sz w:val="24"/>
          <w:szCs w:val="24"/>
        </w:rPr>
        <w:lastRenderedPageBreak/>
        <w:t>On the basis of</w:t>
      </w:r>
      <w:proofErr w:type="gramEnd"/>
      <w:r w:rsidRPr="007A19CB">
        <w:rPr>
          <w:rFonts w:cstheme="minorHAnsi"/>
          <w:sz w:val="24"/>
          <w:szCs w:val="24"/>
        </w:rPr>
        <w:t xml:space="preserve"> this analysis</w:t>
      </w:r>
      <w:r w:rsidR="0067508E" w:rsidRPr="007A19CB">
        <w:rPr>
          <w:rFonts w:cstheme="minorHAnsi"/>
          <w:sz w:val="24"/>
          <w:szCs w:val="24"/>
        </w:rPr>
        <w:t xml:space="preserve"> we find </w:t>
      </w:r>
      <w:r w:rsidR="005B04A0" w:rsidRPr="007A19CB">
        <w:rPr>
          <w:rFonts w:cstheme="minorHAnsi"/>
          <w:sz w:val="24"/>
          <w:szCs w:val="24"/>
        </w:rPr>
        <w:t xml:space="preserve">only partial </w:t>
      </w:r>
      <w:r w:rsidR="0067508E" w:rsidRPr="007A19CB">
        <w:rPr>
          <w:rFonts w:cstheme="minorHAnsi"/>
          <w:sz w:val="24"/>
          <w:szCs w:val="24"/>
        </w:rPr>
        <w:t xml:space="preserve">evidence supporting the proposition that Dogoszhi-style ceramics may have acted as markers of </w:t>
      </w:r>
      <w:r w:rsidR="00DF1C8C">
        <w:rPr>
          <w:rFonts w:cstheme="minorHAnsi"/>
          <w:sz w:val="24"/>
          <w:szCs w:val="24"/>
        </w:rPr>
        <w:t xml:space="preserve">regional-scale </w:t>
      </w:r>
      <w:r w:rsidR="0067508E" w:rsidRPr="007A19CB">
        <w:rPr>
          <w:rFonts w:cstheme="minorHAnsi"/>
          <w:sz w:val="24"/>
          <w:szCs w:val="24"/>
        </w:rPr>
        <w:t>community identity in the same way or at the sa</w:t>
      </w:r>
      <w:r w:rsidRPr="007A19CB">
        <w:rPr>
          <w:rFonts w:cstheme="minorHAnsi"/>
          <w:sz w:val="24"/>
          <w:szCs w:val="24"/>
        </w:rPr>
        <w:t>me scale as Chacoan architectural features</w:t>
      </w:r>
      <w:r w:rsidR="0067508E" w:rsidRPr="007A19CB">
        <w:rPr>
          <w:rFonts w:cstheme="minorHAnsi"/>
          <w:sz w:val="24"/>
          <w:szCs w:val="24"/>
        </w:rPr>
        <w:t xml:space="preserve">. </w:t>
      </w:r>
      <w:r w:rsidR="003C30AF" w:rsidRPr="007A19CB">
        <w:rPr>
          <w:rFonts w:cstheme="minorHAnsi"/>
          <w:sz w:val="24"/>
          <w:szCs w:val="24"/>
        </w:rPr>
        <w:t xml:space="preserve">The distribution of Chacoan architecture is more widespread, with other </w:t>
      </w:r>
      <w:r w:rsidR="00524F8A">
        <w:rPr>
          <w:rFonts w:cstheme="minorHAnsi"/>
          <w:sz w:val="24"/>
          <w:szCs w:val="24"/>
        </w:rPr>
        <w:t xml:space="preserve">ceramic </w:t>
      </w:r>
      <w:r w:rsidR="003C30AF" w:rsidRPr="007A19CB">
        <w:rPr>
          <w:rFonts w:cstheme="minorHAnsi"/>
          <w:sz w:val="24"/>
          <w:szCs w:val="24"/>
        </w:rPr>
        <w:t>styles</w:t>
      </w:r>
      <w:r w:rsidR="00436717" w:rsidRPr="007A19CB">
        <w:rPr>
          <w:rFonts w:cstheme="minorHAnsi"/>
          <w:sz w:val="24"/>
          <w:szCs w:val="24"/>
        </w:rPr>
        <w:t xml:space="preserve"> </w:t>
      </w:r>
      <w:r w:rsidR="003C30AF" w:rsidRPr="007A19CB">
        <w:rPr>
          <w:rFonts w:cstheme="minorHAnsi"/>
          <w:sz w:val="24"/>
          <w:szCs w:val="24"/>
        </w:rPr>
        <w:t>predominating in the northern and southern portions of the Chaco World</w:t>
      </w:r>
      <w:r w:rsidR="00BC16C5" w:rsidRPr="007A19CB">
        <w:rPr>
          <w:rFonts w:cstheme="minorHAnsi"/>
          <w:sz w:val="24"/>
          <w:szCs w:val="24"/>
        </w:rPr>
        <w:t>, as well as high variation within the central areas</w:t>
      </w:r>
      <w:r w:rsidR="003C30AF" w:rsidRPr="007A19CB">
        <w:rPr>
          <w:rFonts w:cstheme="minorHAnsi"/>
          <w:sz w:val="24"/>
          <w:szCs w:val="24"/>
        </w:rPr>
        <w:t>.</w:t>
      </w:r>
      <w:r w:rsidR="0079424C">
        <w:rPr>
          <w:rFonts w:cstheme="minorHAnsi"/>
          <w:sz w:val="24"/>
          <w:szCs w:val="24"/>
        </w:rPr>
        <w:t xml:space="preserve"> </w:t>
      </w:r>
      <w:r w:rsidR="0067508E" w:rsidRPr="007A19CB">
        <w:rPr>
          <w:rFonts w:cstheme="minorHAnsi"/>
          <w:sz w:val="24"/>
          <w:szCs w:val="24"/>
        </w:rPr>
        <w:t xml:space="preserve">As discussed, the distribution of a style used to mark community membership and social boundaries should be relatively homogenous within the community it marks, while the boundaries of its distribution should be </w:t>
      </w:r>
      <w:r w:rsidR="007B300E" w:rsidRPr="007A19CB">
        <w:rPr>
          <w:rFonts w:cstheme="minorHAnsi"/>
          <w:sz w:val="24"/>
          <w:szCs w:val="24"/>
        </w:rPr>
        <w:t xml:space="preserve">relatively sharp </w:t>
      </w:r>
      <w:r w:rsidR="0067508E" w:rsidRPr="007A19CB">
        <w:rPr>
          <w:rFonts w:cstheme="minorHAnsi"/>
          <w:sz w:val="24"/>
          <w:szCs w:val="24"/>
        </w:rPr>
        <w:t>(</w:t>
      </w:r>
      <w:r w:rsidR="00942D87" w:rsidRPr="007A19CB">
        <w:rPr>
          <w:rFonts w:cstheme="minorHAnsi"/>
          <w:sz w:val="24"/>
          <w:szCs w:val="24"/>
        </w:rPr>
        <w:t xml:space="preserve">Hegmon et al. 2020; </w:t>
      </w:r>
      <w:proofErr w:type="spellStart"/>
      <w:r w:rsidR="0067508E" w:rsidRPr="007A19CB">
        <w:rPr>
          <w:rFonts w:cstheme="minorHAnsi"/>
          <w:sz w:val="24"/>
          <w:szCs w:val="24"/>
        </w:rPr>
        <w:t>Neitzel</w:t>
      </w:r>
      <w:proofErr w:type="spellEnd"/>
      <w:r w:rsidR="0067508E" w:rsidRPr="007A19CB">
        <w:rPr>
          <w:rFonts w:cstheme="minorHAnsi"/>
          <w:sz w:val="24"/>
          <w:szCs w:val="24"/>
        </w:rPr>
        <w:t xml:space="preserve"> 1995:397; </w:t>
      </w:r>
      <w:proofErr w:type="spellStart"/>
      <w:r w:rsidR="0067508E" w:rsidRPr="007A19CB">
        <w:rPr>
          <w:rFonts w:cstheme="minorHAnsi"/>
          <w:sz w:val="24"/>
          <w:szCs w:val="24"/>
        </w:rPr>
        <w:t>Plog</w:t>
      </w:r>
      <w:proofErr w:type="spellEnd"/>
      <w:r w:rsidR="0067508E" w:rsidRPr="007A19CB">
        <w:rPr>
          <w:rFonts w:cstheme="minorHAnsi"/>
          <w:sz w:val="24"/>
          <w:szCs w:val="24"/>
        </w:rPr>
        <w:t xml:space="preserve"> 1995:372).</w:t>
      </w:r>
      <w:r w:rsidR="00522C9B" w:rsidRPr="007A19CB">
        <w:rPr>
          <w:rFonts w:cstheme="minorHAnsi"/>
          <w:sz w:val="24"/>
          <w:szCs w:val="24"/>
        </w:rPr>
        <w:t xml:space="preserve"> </w:t>
      </w:r>
      <w:r w:rsidR="007B300E" w:rsidRPr="007A19CB">
        <w:rPr>
          <w:rFonts w:cstheme="minorHAnsi"/>
          <w:sz w:val="24"/>
          <w:szCs w:val="24"/>
        </w:rPr>
        <w:t xml:space="preserve">Our analysis indicates that the </w:t>
      </w:r>
      <w:r w:rsidR="00B665B0">
        <w:rPr>
          <w:rFonts w:cstheme="minorHAnsi"/>
          <w:sz w:val="24"/>
          <w:szCs w:val="24"/>
        </w:rPr>
        <w:t>percentage</w:t>
      </w:r>
      <w:r w:rsidR="00B665B0" w:rsidRPr="007A19CB">
        <w:rPr>
          <w:rFonts w:cstheme="minorHAnsi"/>
          <w:sz w:val="24"/>
          <w:szCs w:val="24"/>
        </w:rPr>
        <w:t xml:space="preserve"> </w:t>
      </w:r>
      <w:r w:rsidR="007B300E" w:rsidRPr="007A19CB">
        <w:rPr>
          <w:rFonts w:cstheme="minorHAnsi"/>
          <w:sz w:val="24"/>
          <w:szCs w:val="24"/>
        </w:rPr>
        <w:t xml:space="preserve">of Dogoszhi-style ceramics drops rapidly beyond the core regions of the Chaco World within the San Juan Basin, with a sharp drop-off beyond </w:t>
      </w:r>
      <w:r w:rsidR="009942B6" w:rsidRPr="007A19CB">
        <w:rPr>
          <w:rFonts w:cstheme="minorHAnsi"/>
          <w:sz w:val="24"/>
          <w:szCs w:val="24"/>
        </w:rPr>
        <w:t xml:space="preserve">the </w:t>
      </w:r>
      <w:r w:rsidR="006467DD">
        <w:rPr>
          <w:rFonts w:cstheme="minorHAnsi"/>
          <w:sz w:val="24"/>
          <w:szCs w:val="24"/>
        </w:rPr>
        <w:t>basin</w:t>
      </w:r>
      <w:r w:rsidR="0067508E" w:rsidRPr="007A19CB">
        <w:rPr>
          <w:rFonts w:cstheme="minorHAnsi"/>
          <w:sz w:val="24"/>
          <w:szCs w:val="24"/>
        </w:rPr>
        <w:t xml:space="preserve">. </w:t>
      </w:r>
      <w:r w:rsidR="0079055D" w:rsidRPr="007A19CB">
        <w:rPr>
          <w:rFonts w:cstheme="minorHAnsi"/>
          <w:sz w:val="24"/>
          <w:szCs w:val="24"/>
        </w:rPr>
        <w:t>However, s</w:t>
      </w:r>
      <w:r w:rsidRPr="007A19CB">
        <w:rPr>
          <w:rFonts w:cstheme="minorHAnsi"/>
          <w:sz w:val="24"/>
          <w:szCs w:val="24"/>
        </w:rPr>
        <w:t>harp</w:t>
      </w:r>
      <w:r w:rsidR="0067508E" w:rsidRPr="007A19CB">
        <w:rPr>
          <w:rFonts w:cstheme="minorHAnsi"/>
          <w:sz w:val="24"/>
          <w:szCs w:val="24"/>
        </w:rPr>
        <w:t xml:space="preserve"> boundaries </w:t>
      </w:r>
      <w:r w:rsidRPr="007A19CB">
        <w:rPr>
          <w:rFonts w:cstheme="minorHAnsi"/>
          <w:sz w:val="24"/>
          <w:szCs w:val="24"/>
        </w:rPr>
        <w:t xml:space="preserve">also </w:t>
      </w:r>
      <w:r w:rsidR="0067508E" w:rsidRPr="007A19CB">
        <w:rPr>
          <w:rFonts w:cstheme="minorHAnsi"/>
          <w:sz w:val="24"/>
          <w:szCs w:val="24"/>
        </w:rPr>
        <w:t>exist within t</w:t>
      </w:r>
      <w:r w:rsidR="0079055D" w:rsidRPr="007A19CB">
        <w:rPr>
          <w:rFonts w:cstheme="minorHAnsi"/>
          <w:sz w:val="24"/>
          <w:szCs w:val="24"/>
        </w:rPr>
        <w:t>his primary extent</w:t>
      </w:r>
      <w:r w:rsidR="0067508E" w:rsidRPr="007A19CB">
        <w:rPr>
          <w:rFonts w:cstheme="minorHAnsi"/>
          <w:sz w:val="24"/>
          <w:szCs w:val="24"/>
        </w:rPr>
        <w:t xml:space="preserve">. Even in regions with a high average </w:t>
      </w:r>
      <w:r w:rsidR="00B665B0">
        <w:rPr>
          <w:rFonts w:cstheme="minorHAnsi"/>
          <w:sz w:val="24"/>
          <w:szCs w:val="24"/>
        </w:rPr>
        <w:t>percent</w:t>
      </w:r>
      <w:r w:rsidR="00524F8A">
        <w:rPr>
          <w:rFonts w:cstheme="minorHAnsi"/>
          <w:sz w:val="24"/>
          <w:szCs w:val="24"/>
        </w:rPr>
        <w:t>age</w:t>
      </w:r>
      <w:r w:rsidR="00B665B0" w:rsidRPr="007A19CB">
        <w:rPr>
          <w:rFonts w:cstheme="minorHAnsi"/>
          <w:sz w:val="24"/>
          <w:szCs w:val="24"/>
        </w:rPr>
        <w:t xml:space="preserve"> </w:t>
      </w:r>
      <w:r w:rsidR="0067508E" w:rsidRPr="007A19CB">
        <w:rPr>
          <w:rFonts w:cstheme="minorHAnsi"/>
          <w:sz w:val="24"/>
          <w:szCs w:val="24"/>
        </w:rPr>
        <w:t xml:space="preserve">of Dogoszhi-style ceramics, like the </w:t>
      </w:r>
      <w:proofErr w:type="spellStart"/>
      <w:r w:rsidR="0067508E" w:rsidRPr="007A19CB">
        <w:rPr>
          <w:rFonts w:cstheme="minorHAnsi"/>
          <w:sz w:val="24"/>
          <w:szCs w:val="24"/>
        </w:rPr>
        <w:t>Chuska</w:t>
      </w:r>
      <w:proofErr w:type="spellEnd"/>
      <w:r w:rsidR="0067508E" w:rsidRPr="007A19CB">
        <w:rPr>
          <w:rFonts w:cstheme="minorHAnsi"/>
          <w:sz w:val="24"/>
          <w:szCs w:val="24"/>
        </w:rPr>
        <w:t xml:space="preserve"> Slope, </w:t>
      </w:r>
      <w:r w:rsidR="009942B6" w:rsidRPr="007A19CB">
        <w:rPr>
          <w:rFonts w:cstheme="minorHAnsi"/>
          <w:sz w:val="24"/>
          <w:szCs w:val="24"/>
        </w:rPr>
        <w:t xml:space="preserve">some sites have more than twice the </w:t>
      </w:r>
      <w:r w:rsidR="00B665B0">
        <w:rPr>
          <w:rFonts w:cstheme="minorHAnsi"/>
          <w:sz w:val="24"/>
          <w:szCs w:val="24"/>
        </w:rPr>
        <w:t>percentage</w:t>
      </w:r>
      <w:r w:rsidR="00B665B0" w:rsidRPr="007A19CB">
        <w:rPr>
          <w:rFonts w:cstheme="minorHAnsi"/>
          <w:sz w:val="24"/>
          <w:szCs w:val="24"/>
        </w:rPr>
        <w:t xml:space="preserve"> </w:t>
      </w:r>
      <w:r w:rsidR="009942B6" w:rsidRPr="007A19CB">
        <w:rPr>
          <w:rFonts w:cstheme="minorHAnsi"/>
          <w:sz w:val="24"/>
          <w:szCs w:val="24"/>
        </w:rPr>
        <w:t>of the style than neighboring sites</w:t>
      </w:r>
      <w:r w:rsidR="0067508E" w:rsidRPr="007A19CB">
        <w:rPr>
          <w:rFonts w:cstheme="minorHAnsi"/>
          <w:sz w:val="24"/>
          <w:szCs w:val="24"/>
        </w:rPr>
        <w:t xml:space="preserve">. </w:t>
      </w:r>
      <w:r w:rsidR="00BB3BEF" w:rsidRPr="007A19CB">
        <w:rPr>
          <w:rFonts w:cstheme="minorHAnsi"/>
          <w:sz w:val="24"/>
          <w:szCs w:val="24"/>
        </w:rPr>
        <w:t>While</w:t>
      </w:r>
      <w:r w:rsidR="0067508E" w:rsidRPr="007A19CB">
        <w:rPr>
          <w:rFonts w:cstheme="minorHAnsi"/>
          <w:sz w:val="24"/>
          <w:szCs w:val="24"/>
        </w:rPr>
        <w:t xml:space="preserve"> this </w:t>
      </w:r>
      <w:r w:rsidR="009942B6" w:rsidRPr="007A19CB">
        <w:rPr>
          <w:rFonts w:cstheme="minorHAnsi"/>
          <w:sz w:val="24"/>
          <w:szCs w:val="24"/>
        </w:rPr>
        <w:t>sharp drop in Dogoszhi-style frequency beyond the San Juan Basin matches our second expectation for a style marking community membership, the highly variable distribution of the style within this geographic extent does not match our first expectation of homogeneity within the proposed community of the core Chaco World.</w:t>
      </w:r>
    </w:p>
    <w:p w14:paraId="44EAFD9C" w14:textId="0AC79C15" w:rsidR="00E5452C" w:rsidRPr="007A19CB" w:rsidRDefault="0067508E" w:rsidP="0067508E">
      <w:pPr>
        <w:pStyle w:val="NoSpacing"/>
        <w:rPr>
          <w:rFonts w:cstheme="minorHAnsi"/>
          <w:sz w:val="24"/>
          <w:szCs w:val="24"/>
        </w:rPr>
      </w:pPr>
      <w:r w:rsidRPr="007A19CB">
        <w:rPr>
          <w:rFonts w:cstheme="minorHAnsi"/>
          <w:sz w:val="24"/>
          <w:szCs w:val="24"/>
        </w:rPr>
        <w:tab/>
        <w:t>On this basis we can draw t</w:t>
      </w:r>
      <w:r w:rsidR="00CA1527" w:rsidRPr="007A19CB">
        <w:rPr>
          <w:rFonts w:cstheme="minorHAnsi"/>
          <w:sz w:val="24"/>
          <w:szCs w:val="24"/>
        </w:rPr>
        <w:t>wo</w:t>
      </w:r>
      <w:r w:rsidRPr="007A19CB">
        <w:rPr>
          <w:rFonts w:cstheme="minorHAnsi"/>
          <w:sz w:val="24"/>
          <w:szCs w:val="24"/>
        </w:rPr>
        <w:t xml:space="preserve"> conclusions about Dogoszhi-style as a marker o</w:t>
      </w:r>
      <w:r w:rsidR="0057453A" w:rsidRPr="007A19CB">
        <w:rPr>
          <w:rFonts w:cstheme="minorHAnsi"/>
          <w:sz w:val="24"/>
          <w:szCs w:val="24"/>
        </w:rPr>
        <w:t xml:space="preserve">f </w:t>
      </w:r>
      <w:r w:rsidR="002E1046" w:rsidRPr="007A19CB">
        <w:rPr>
          <w:rFonts w:cstheme="minorHAnsi"/>
          <w:sz w:val="24"/>
          <w:szCs w:val="24"/>
        </w:rPr>
        <w:t>membership</w:t>
      </w:r>
      <w:r w:rsidR="0057453A" w:rsidRPr="007A19CB">
        <w:rPr>
          <w:rFonts w:cstheme="minorHAnsi"/>
          <w:sz w:val="24"/>
          <w:szCs w:val="24"/>
        </w:rPr>
        <w:t xml:space="preserve"> in the Chaco World</w:t>
      </w:r>
      <w:r w:rsidRPr="007A19CB">
        <w:rPr>
          <w:rFonts w:cstheme="minorHAnsi"/>
          <w:sz w:val="24"/>
          <w:szCs w:val="24"/>
        </w:rPr>
        <w:t xml:space="preserve">. First, </w:t>
      </w:r>
      <w:r w:rsidR="006A51B6" w:rsidRPr="007A19CB">
        <w:rPr>
          <w:rFonts w:cstheme="minorHAnsi"/>
          <w:sz w:val="24"/>
          <w:szCs w:val="24"/>
        </w:rPr>
        <w:t>because ceramics</w:t>
      </w:r>
      <w:r w:rsidR="00BA39B3" w:rsidRPr="007A19CB">
        <w:rPr>
          <w:rFonts w:cstheme="minorHAnsi"/>
          <w:sz w:val="24"/>
          <w:szCs w:val="24"/>
        </w:rPr>
        <w:t xml:space="preserve"> decorated in this style are</w:t>
      </w:r>
      <w:r w:rsidRPr="007A19CB">
        <w:rPr>
          <w:rFonts w:cstheme="minorHAnsi"/>
          <w:sz w:val="24"/>
          <w:szCs w:val="24"/>
        </w:rPr>
        <w:t xml:space="preserve"> limited largely to the core of the Chaco World</w:t>
      </w:r>
      <w:r w:rsidR="00BA39B3" w:rsidRPr="007A19CB">
        <w:rPr>
          <w:rFonts w:cstheme="minorHAnsi"/>
          <w:sz w:val="24"/>
          <w:szCs w:val="24"/>
        </w:rPr>
        <w:t xml:space="preserve"> in the San Juan Basin,</w:t>
      </w:r>
      <w:r w:rsidRPr="007A19CB">
        <w:rPr>
          <w:rFonts w:cstheme="minorHAnsi"/>
          <w:sz w:val="24"/>
          <w:szCs w:val="24"/>
        </w:rPr>
        <w:t xml:space="preserve"> with some exceptions</w:t>
      </w:r>
      <w:r w:rsidR="00BA39B3" w:rsidRPr="007A19CB">
        <w:rPr>
          <w:rFonts w:cstheme="minorHAnsi"/>
          <w:sz w:val="24"/>
          <w:szCs w:val="24"/>
        </w:rPr>
        <w:t xml:space="preserve"> like the Southeast Utah and Defiance Plateau macro-regions</w:t>
      </w:r>
      <w:r w:rsidR="006A51B6" w:rsidRPr="007A19CB">
        <w:rPr>
          <w:rFonts w:cstheme="minorHAnsi"/>
          <w:sz w:val="24"/>
          <w:szCs w:val="24"/>
        </w:rPr>
        <w:t xml:space="preserve">, </w:t>
      </w:r>
      <w:r w:rsidRPr="007A19CB">
        <w:rPr>
          <w:rFonts w:cstheme="minorHAnsi"/>
          <w:sz w:val="24"/>
          <w:szCs w:val="24"/>
        </w:rPr>
        <w:t xml:space="preserve">the style does </w:t>
      </w:r>
      <w:r w:rsidR="00BB3BEF" w:rsidRPr="007A19CB">
        <w:rPr>
          <w:rFonts w:cstheme="minorHAnsi"/>
          <w:sz w:val="24"/>
          <w:szCs w:val="24"/>
        </w:rPr>
        <w:t xml:space="preserve">not </w:t>
      </w:r>
      <w:r w:rsidR="006A51B6" w:rsidRPr="007A19CB">
        <w:rPr>
          <w:rFonts w:cstheme="minorHAnsi"/>
          <w:sz w:val="24"/>
          <w:szCs w:val="24"/>
        </w:rPr>
        <w:t xml:space="preserve">likely </w:t>
      </w:r>
      <w:r w:rsidRPr="007A19CB">
        <w:rPr>
          <w:rFonts w:cstheme="minorHAnsi"/>
          <w:sz w:val="24"/>
          <w:szCs w:val="24"/>
        </w:rPr>
        <w:t xml:space="preserve">mark participation in </w:t>
      </w:r>
      <w:r w:rsidR="006A51B6" w:rsidRPr="007A19CB">
        <w:rPr>
          <w:rFonts w:cstheme="minorHAnsi"/>
          <w:sz w:val="24"/>
          <w:szCs w:val="24"/>
        </w:rPr>
        <w:t>the Chaco World as a whole</w:t>
      </w:r>
      <w:r w:rsidR="005F70D9" w:rsidRPr="007A19CB">
        <w:rPr>
          <w:rFonts w:cstheme="minorHAnsi"/>
          <w:sz w:val="24"/>
          <w:szCs w:val="24"/>
        </w:rPr>
        <w:t xml:space="preserve"> (as suggested by Toll et al. 1992)</w:t>
      </w:r>
      <w:r w:rsidRPr="007A19CB">
        <w:rPr>
          <w:rFonts w:cstheme="minorHAnsi"/>
          <w:sz w:val="24"/>
          <w:szCs w:val="24"/>
        </w:rPr>
        <w:t xml:space="preserve">, </w:t>
      </w:r>
      <w:r w:rsidR="0057453A" w:rsidRPr="007A19CB">
        <w:rPr>
          <w:rFonts w:cstheme="minorHAnsi"/>
          <w:sz w:val="24"/>
          <w:szCs w:val="24"/>
        </w:rPr>
        <w:t xml:space="preserve">but </w:t>
      </w:r>
      <w:r w:rsidR="006A51B6" w:rsidRPr="007A19CB">
        <w:rPr>
          <w:rFonts w:cstheme="minorHAnsi"/>
          <w:sz w:val="24"/>
          <w:szCs w:val="24"/>
        </w:rPr>
        <w:t xml:space="preserve">rather marks participation in a community </w:t>
      </w:r>
      <w:r w:rsidRPr="007A19CB">
        <w:rPr>
          <w:rFonts w:cstheme="minorHAnsi"/>
          <w:sz w:val="24"/>
          <w:szCs w:val="24"/>
        </w:rPr>
        <w:t>that is either coterminous with the core regions of the Chaco World, or</w:t>
      </w:r>
      <w:r w:rsidR="00BB3BEF" w:rsidRPr="007A19CB">
        <w:rPr>
          <w:rFonts w:cstheme="minorHAnsi"/>
          <w:sz w:val="24"/>
          <w:szCs w:val="24"/>
        </w:rPr>
        <w:t xml:space="preserve"> which is contained within</w:t>
      </w:r>
      <w:r w:rsidR="006A51B6" w:rsidRPr="007A19CB">
        <w:rPr>
          <w:rFonts w:cstheme="minorHAnsi"/>
          <w:sz w:val="24"/>
          <w:szCs w:val="24"/>
        </w:rPr>
        <w:t xml:space="preserve"> these regions. T</w:t>
      </w:r>
      <w:r w:rsidR="00BA39B3" w:rsidRPr="007A19CB">
        <w:rPr>
          <w:rFonts w:cstheme="minorHAnsi"/>
          <w:sz w:val="24"/>
          <w:szCs w:val="24"/>
        </w:rPr>
        <w:t>he</w:t>
      </w:r>
      <w:r w:rsidR="00523B97" w:rsidRPr="007A19CB">
        <w:rPr>
          <w:rFonts w:cstheme="minorHAnsi"/>
          <w:sz w:val="24"/>
          <w:szCs w:val="24"/>
        </w:rPr>
        <w:t xml:space="preserve"> highly </w:t>
      </w:r>
      <w:r w:rsidRPr="007A19CB">
        <w:rPr>
          <w:rFonts w:cstheme="minorHAnsi"/>
          <w:sz w:val="24"/>
          <w:szCs w:val="24"/>
        </w:rPr>
        <w:t xml:space="preserve">discontinuous distribution of the style within its maximal geographic extent </w:t>
      </w:r>
      <w:r w:rsidR="006A51B6" w:rsidRPr="007A19CB">
        <w:rPr>
          <w:rFonts w:cstheme="minorHAnsi"/>
          <w:sz w:val="24"/>
          <w:szCs w:val="24"/>
        </w:rPr>
        <w:t>supports the</w:t>
      </w:r>
      <w:r w:rsidR="001E6175" w:rsidRPr="007A19CB">
        <w:rPr>
          <w:rFonts w:cstheme="minorHAnsi"/>
          <w:sz w:val="24"/>
          <w:szCs w:val="24"/>
        </w:rPr>
        <w:t xml:space="preserve"> latter conclusion</w:t>
      </w:r>
      <w:r w:rsidRPr="007A19CB">
        <w:rPr>
          <w:rFonts w:cstheme="minorHAnsi"/>
          <w:sz w:val="24"/>
          <w:szCs w:val="24"/>
        </w:rPr>
        <w:t>.</w:t>
      </w:r>
      <w:r w:rsidR="001E6175" w:rsidRPr="007A19CB">
        <w:rPr>
          <w:rFonts w:cstheme="minorHAnsi"/>
          <w:sz w:val="24"/>
          <w:szCs w:val="24"/>
        </w:rPr>
        <w:t xml:space="preserve"> </w:t>
      </w:r>
      <w:r w:rsidRPr="007A19CB">
        <w:rPr>
          <w:rFonts w:cstheme="minorHAnsi"/>
          <w:sz w:val="24"/>
          <w:szCs w:val="24"/>
        </w:rPr>
        <w:t xml:space="preserve">This </w:t>
      </w:r>
      <w:r w:rsidR="006A51B6" w:rsidRPr="007A19CB">
        <w:rPr>
          <w:rFonts w:cstheme="minorHAnsi"/>
          <w:sz w:val="24"/>
          <w:szCs w:val="24"/>
        </w:rPr>
        <w:t>conclusion</w:t>
      </w:r>
      <w:r w:rsidRPr="007A19CB">
        <w:rPr>
          <w:rFonts w:cstheme="minorHAnsi"/>
          <w:sz w:val="24"/>
          <w:szCs w:val="24"/>
        </w:rPr>
        <w:t xml:space="preserve"> is further supported by our observation that Dogoszhi-style ceramics are distributed </w:t>
      </w:r>
      <w:r w:rsidR="00BA39B3" w:rsidRPr="007A19CB">
        <w:rPr>
          <w:rFonts w:cstheme="minorHAnsi"/>
          <w:sz w:val="24"/>
          <w:szCs w:val="24"/>
        </w:rPr>
        <w:t xml:space="preserve">highly homogenously within the </w:t>
      </w:r>
      <w:r w:rsidR="00EA2BFB" w:rsidRPr="007A19CB">
        <w:rPr>
          <w:rFonts w:cstheme="minorHAnsi"/>
          <w:sz w:val="24"/>
          <w:szCs w:val="24"/>
        </w:rPr>
        <w:t>eight</w:t>
      </w:r>
      <w:r w:rsidR="00BB3BEF" w:rsidRPr="007A19CB">
        <w:rPr>
          <w:rFonts w:cstheme="minorHAnsi"/>
          <w:sz w:val="24"/>
          <w:szCs w:val="24"/>
        </w:rPr>
        <w:t xml:space="preserve"> C</w:t>
      </w:r>
      <w:r w:rsidRPr="007A19CB">
        <w:rPr>
          <w:rFonts w:cstheme="minorHAnsi"/>
          <w:sz w:val="24"/>
          <w:szCs w:val="24"/>
        </w:rPr>
        <w:t>hacoan communities we analyzed. This indicates that, at the level of individual communities, Dogoszhi-style likely acted as a marker of membership</w:t>
      </w:r>
      <w:r w:rsidR="00CA1527" w:rsidRPr="007A19CB">
        <w:rPr>
          <w:rFonts w:cstheme="minorHAnsi"/>
          <w:sz w:val="24"/>
          <w:szCs w:val="24"/>
        </w:rPr>
        <w:t xml:space="preserve"> even if it did not function this way at the scale of the macro-regions identified in the CSN database.</w:t>
      </w:r>
    </w:p>
    <w:p w14:paraId="44BA7120" w14:textId="0B63A89F" w:rsidR="00E5452C" w:rsidRDefault="00E5452C" w:rsidP="0067508E">
      <w:pPr>
        <w:pStyle w:val="NoSpacing"/>
        <w:rPr>
          <w:rFonts w:cstheme="minorHAnsi"/>
          <w:i/>
          <w:sz w:val="24"/>
          <w:szCs w:val="24"/>
        </w:rPr>
      </w:pPr>
      <w:r w:rsidRPr="007A19CB">
        <w:rPr>
          <w:rFonts w:cstheme="minorHAnsi"/>
          <w:i/>
          <w:sz w:val="24"/>
          <w:szCs w:val="24"/>
        </w:rPr>
        <w:t xml:space="preserve">Dogoszhi </w:t>
      </w:r>
      <w:r w:rsidR="00522C9B" w:rsidRPr="007A19CB">
        <w:rPr>
          <w:rFonts w:cstheme="minorHAnsi"/>
          <w:i/>
          <w:sz w:val="24"/>
          <w:szCs w:val="24"/>
        </w:rPr>
        <w:t>A</w:t>
      </w:r>
      <w:r w:rsidRPr="007A19CB">
        <w:rPr>
          <w:rFonts w:cstheme="minorHAnsi"/>
          <w:i/>
          <w:sz w:val="24"/>
          <w:szCs w:val="24"/>
        </w:rPr>
        <w:t>s Elite Style</w:t>
      </w:r>
    </w:p>
    <w:p w14:paraId="74D8274D" w14:textId="2FCE0D41" w:rsidR="0067508E" w:rsidRPr="007A19CB" w:rsidRDefault="0079424C" w:rsidP="007A19CB">
      <w:pPr>
        <w:pStyle w:val="NoSpacing"/>
        <w:ind w:firstLine="720"/>
        <w:rPr>
          <w:rFonts w:cstheme="minorHAnsi"/>
          <w:sz w:val="24"/>
          <w:szCs w:val="24"/>
        </w:rPr>
      </w:pPr>
      <w:r w:rsidRPr="00637F1A">
        <w:rPr>
          <w:rFonts w:cstheme="minorHAnsi"/>
          <w:sz w:val="24"/>
          <w:szCs w:val="24"/>
        </w:rPr>
        <w:t xml:space="preserve">We also find little evidence in the distribution of Dogoszhi-style ceramics to support the proposition that Dogoszhi acted as an exclusively elite style throughout the Chaco World because of its presence at small sites. However, we do find that the very largest of great houses (those with room counts above 250 rooms), </w:t>
      </w:r>
      <w:r>
        <w:rPr>
          <w:rFonts w:cstheme="minorHAnsi"/>
          <w:sz w:val="24"/>
          <w:szCs w:val="24"/>
        </w:rPr>
        <w:t>had</w:t>
      </w:r>
      <w:r w:rsidRPr="00637F1A">
        <w:rPr>
          <w:rFonts w:cstheme="minorHAnsi"/>
          <w:sz w:val="24"/>
          <w:szCs w:val="24"/>
        </w:rPr>
        <w:t xml:space="preserve"> higher percentages than the average for the entire sample, but in only one case (Salmon Ruins) was this the dominant style. Additionally, our analysis support</w:t>
      </w:r>
      <w:r>
        <w:rPr>
          <w:rFonts w:cstheme="minorHAnsi"/>
          <w:sz w:val="24"/>
          <w:szCs w:val="24"/>
        </w:rPr>
        <w:t>s</w:t>
      </w:r>
      <w:r w:rsidRPr="00637F1A">
        <w:rPr>
          <w:rFonts w:cstheme="minorHAnsi"/>
          <w:sz w:val="24"/>
          <w:szCs w:val="24"/>
        </w:rPr>
        <w:t xml:space="preserve"> the proposition that Dogoszhi-style may have acted variably in both capacities at smaller scales. Furthermore, we find that the distribution of Black Mesa-style ceramics suggests that the variable use of Dogoszhi-style ceramics, which developed from Black </w:t>
      </w:r>
      <w:r w:rsidRPr="00AE7D74">
        <w:rPr>
          <w:rFonts w:cstheme="minorHAnsi"/>
          <w:color w:val="000000" w:themeColor="text1"/>
          <w:sz w:val="24"/>
          <w:szCs w:val="24"/>
        </w:rPr>
        <w:t xml:space="preserve">Mesa-style, may be in part a product of the strong geographic associations of the style, particularly in the </w:t>
      </w:r>
      <w:proofErr w:type="spellStart"/>
      <w:r w:rsidRPr="00AE7D74">
        <w:rPr>
          <w:rFonts w:cstheme="minorHAnsi"/>
          <w:color w:val="000000" w:themeColor="text1"/>
          <w:sz w:val="24"/>
          <w:szCs w:val="24"/>
        </w:rPr>
        <w:t>Chuskan</w:t>
      </w:r>
      <w:proofErr w:type="spellEnd"/>
      <w:r w:rsidRPr="00AE7D74">
        <w:rPr>
          <w:rFonts w:cstheme="minorHAnsi"/>
          <w:color w:val="000000" w:themeColor="text1"/>
          <w:sz w:val="24"/>
          <w:szCs w:val="24"/>
        </w:rPr>
        <w:t xml:space="preserve"> area to the west of Chaco Canyon, and in the southern edges of the San Juan Basin (i.e., the Red Mesa/Lobo Mesa areas). </w:t>
      </w:r>
      <w:r w:rsidR="0067508E" w:rsidRPr="00AE7D74">
        <w:rPr>
          <w:rFonts w:cstheme="minorHAnsi"/>
          <w:color w:val="000000" w:themeColor="text1"/>
          <w:sz w:val="24"/>
          <w:szCs w:val="24"/>
        </w:rPr>
        <w:t xml:space="preserve"> </w:t>
      </w:r>
    </w:p>
    <w:p w14:paraId="3DEEC669" w14:textId="55DA9E95" w:rsidR="00E5452C" w:rsidRPr="007A19CB" w:rsidRDefault="0067508E" w:rsidP="0067508E">
      <w:pPr>
        <w:pStyle w:val="NoSpacing"/>
        <w:rPr>
          <w:rFonts w:cstheme="minorHAnsi"/>
          <w:sz w:val="24"/>
          <w:szCs w:val="24"/>
        </w:rPr>
      </w:pPr>
      <w:r w:rsidRPr="007A19CB">
        <w:rPr>
          <w:rFonts w:cstheme="minorHAnsi"/>
          <w:sz w:val="24"/>
          <w:szCs w:val="24"/>
        </w:rPr>
        <w:tab/>
        <w:t xml:space="preserve">From these observations we draw several conclusions about Dogoszhi as an elite style in the Chaco World. First, the near-zero correlation of both centrality and site size with Dogoszhi-style </w:t>
      </w:r>
      <w:r w:rsidR="00B665B0">
        <w:rPr>
          <w:rFonts w:cstheme="minorHAnsi"/>
          <w:sz w:val="24"/>
          <w:szCs w:val="24"/>
        </w:rPr>
        <w:t>percentage</w:t>
      </w:r>
      <w:r w:rsidR="00B665B0" w:rsidRPr="007A19CB">
        <w:rPr>
          <w:rFonts w:cstheme="minorHAnsi"/>
          <w:sz w:val="24"/>
          <w:szCs w:val="24"/>
        </w:rPr>
        <w:t xml:space="preserve"> </w:t>
      </w:r>
      <w:r w:rsidRPr="007A19CB">
        <w:rPr>
          <w:rFonts w:cstheme="minorHAnsi"/>
          <w:sz w:val="24"/>
          <w:szCs w:val="24"/>
        </w:rPr>
        <w:t xml:space="preserve">violates the expectation of elite styles as more frequent </w:t>
      </w:r>
      <w:r w:rsidR="00522C9B" w:rsidRPr="007A19CB">
        <w:rPr>
          <w:rFonts w:cstheme="minorHAnsi"/>
          <w:sz w:val="24"/>
          <w:szCs w:val="24"/>
        </w:rPr>
        <w:t>at</w:t>
      </w:r>
      <w:r w:rsidRPr="007A19CB">
        <w:rPr>
          <w:rFonts w:cstheme="minorHAnsi"/>
          <w:sz w:val="24"/>
          <w:szCs w:val="24"/>
        </w:rPr>
        <w:t xml:space="preserve"> elite </w:t>
      </w:r>
      <w:r w:rsidR="00522C9B" w:rsidRPr="007A19CB">
        <w:rPr>
          <w:rFonts w:cstheme="minorHAnsi"/>
          <w:sz w:val="24"/>
          <w:szCs w:val="24"/>
        </w:rPr>
        <w:t>settlements</w:t>
      </w:r>
      <w:r w:rsidRPr="007A19CB">
        <w:rPr>
          <w:rFonts w:cstheme="minorHAnsi"/>
          <w:sz w:val="24"/>
          <w:szCs w:val="24"/>
        </w:rPr>
        <w:t xml:space="preserve">. </w:t>
      </w:r>
      <w:r w:rsidRPr="007A19CB">
        <w:rPr>
          <w:rFonts w:cstheme="minorHAnsi"/>
          <w:sz w:val="24"/>
          <w:szCs w:val="24"/>
        </w:rPr>
        <w:lastRenderedPageBreak/>
        <w:t xml:space="preserve">The relationship to site size is particularly contrary to the expectation given that the sites </w:t>
      </w:r>
      <w:r w:rsidR="005E0D00" w:rsidRPr="007A19CB">
        <w:rPr>
          <w:rFonts w:cstheme="minorHAnsi"/>
          <w:sz w:val="24"/>
          <w:szCs w:val="24"/>
        </w:rPr>
        <w:t xml:space="preserve">with the highest </w:t>
      </w:r>
      <w:r w:rsidR="00B665B0">
        <w:rPr>
          <w:rFonts w:cstheme="minorHAnsi"/>
          <w:sz w:val="24"/>
          <w:szCs w:val="24"/>
        </w:rPr>
        <w:t>percentages</w:t>
      </w:r>
      <w:r w:rsidR="00B665B0" w:rsidRPr="007A19CB">
        <w:rPr>
          <w:rFonts w:cstheme="minorHAnsi"/>
          <w:sz w:val="24"/>
          <w:szCs w:val="24"/>
        </w:rPr>
        <w:t xml:space="preserve"> </w:t>
      </w:r>
      <w:r w:rsidR="005E0D00" w:rsidRPr="007A19CB">
        <w:rPr>
          <w:rFonts w:cstheme="minorHAnsi"/>
          <w:sz w:val="24"/>
          <w:szCs w:val="24"/>
        </w:rPr>
        <w:t xml:space="preserve">of Dogoszhi-style ceramics </w:t>
      </w:r>
      <w:r w:rsidRPr="007A19CB">
        <w:rPr>
          <w:rFonts w:cstheme="minorHAnsi"/>
          <w:sz w:val="24"/>
          <w:szCs w:val="24"/>
        </w:rPr>
        <w:t xml:space="preserve">are most likely to be smaller sites. </w:t>
      </w:r>
      <w:r w:rsidR="001258FC" w:rsidRPr="007A19CB">
        <w:rPr>
          <w:rFonts w:cstheme="minorHAnsi"/>
          <w:sz w:val="24"/>
          <w:szCs w:val="24"/>
        </w:rPr>
        <w:t>These smaller sites are likely to have been shorter</w:t>
      </w:r>
      <w:r w:rsidR="00124D5B" w:rsidRPr="007A19CB">
        <w:rPr>
          <w:rFonts w:cstheme="minorHAnsi"/>
          <w:sz w:val="24"/>
          <w:szCs w:val="24"/>
        </w:rPr>
        <w:t>-lived than Chaco great houses,</w:t>
      </w:r>
      <w:r w:rsidR="00C43BEB" w:rsidRPr="007A19CB">
        <w:rPr>
          <w:rFonts w:cstheme="minorHAnsi"/>
          <w:sz w:val="24"/>
          <w:szCs w:val="24"/>
        </w:rPr>
        <w:t xml:space="preserve"> </w:t>
      </w:r>
      <w:r w:rsidR="00124D5B" w:rsidRPr="007A19CB">
        <w:rPr>
          <w:rFonts w:cstheme="minorHAnsi"/>
          <w:sz w:val="24"/>
          <w:szCs w:val="24"/>
        </w:rPr>
        <w:t>which may have more mixed deposits</w:t>
      </w:r>
      <w:r w:rsidR="00C43BEB" w:rsidRPr="007A19CB">
        <w:rPr>
          <w:rFonts w:cstheme="minorHAnsi"/>
          <w:sz w:val="24"/>
          <w:szCs w:val="24"/>
        </w:rPr>
        <w:t xml:space="preserve"> and/or were places that housed a greater diversity of people</w:t>
      </w:r>
      <w:r w:rsidR="00124D5B" w:rsidRPr="007A19CB">
        <w:rPr>
          <w:rFonts w:cstheme="minorHAnsi"/>
          <w:sz w:val="24"/>
          <w:szCs w:val="24"/>
        </w:rPr>
        <w:t xml:space="preserve">. The high </w:t>
      </w:r>
      <w:r w:rsidR="00B665B0">
        <w:rPr>
          <w:rFonts w:cstheme="minorHAnsi"/>
          <w:sz w:val="24"/>
          <w:szCs w:val="24"/>
        </w:rPr>
        <w:t>percentages</w:t>
      </w:r>
      <w:r w:rsidR="00B665B0" w:rsidRPr="007A19CB">
        <w:rPr>
          <w:rFonts w:cstheme="minorHAnsi"/>
          <w:sz w:val="24"/>
          <w:szCs w:val="24"/>
        </w:rPr>
        <w:t xml:space="preserve"> </w:t>
      </w:r>
      <w:r w:rsidR="00FD4B8C" w:rsidRPr="007A19CB">
        <w:rPr>
          <w:rFonts w:cstheme="minorHAnsi"/>
          <w:sz w:val="24"/>
          <w:szCs w:val="24"/>
        </w:rPr>
        <w:t>at small sites in certain subareas supports</w:t>
      </w:r>
      <w:r w:rsidR="001258FC" w:rsidRPr="007A19CB">
        <w:rPr>
          <w:rFonts w:cstheme="minorHAnsi"/>
          <w:sz w:val="24"/>
          <w:szCs w:val="24"/>
        </w:rPr>
        <w:t xml:space="preserve"> the idea that for some subregions,</w:t>
      </w:r>
      <w:r w:rsidR="00FD4B8C" w:rsidRPr="007A19CB">
        <w:rPr>
          <w:rFonts w:cstheme="minorHAnsi"/>
          <w:sz w:val="24"/>
          <w:szCs w:val="24"/>
        </w:rPr>
        <w:t xml:space="preserve"> Dogoszhi-style</w:t>
      </w:r>
      <w:r w:rsidR="001258FC" w:rsidRPr="007A19CB">
        <w:rPr>
          <w:rFonts w:cstheme="minorHAnsi"/>
          <w:sz w:val="24"/>
          <w:szCs w:val="24"/>
        </w:rPr>
        <w:t xml:space="preserve"> </w:t>
      </w:r>
      <w:r w:rsidR="00FD4B8C" w:rsidRPr="007A19CB">
        <w:rPr>
          <w:rFonts w:cstheme="minorHAnsi"/>
          <w:sz w:val="24"/>
          <w:szCs w:val="24"/>
        </w:rPr>
        <w:t>marked</w:t>
      </w:r>
      <w:r w:rsidR="001258FC" w:rsidRPr="007A19CB">
        <w:rPr>
          <w:rFonts w:cstheme="minorHAnsi"/>
          <w:sz w:val="24"/>
          <w:szCs w:val="24"/>
        </w:rPr>
        <w:t xml:space="preserve"> </w:t>
      </w:r>
      <w:r w:rsidR="00124D5B" w:rsidRPr="007A19CB">
        <w:rPr>
          <w:rFonts w:cstheme="minorHAnsi"/>
          <w:sz w:val="24"/>
          <w:szCs w:val="24"/>
        </w:rPr>
        <w:t xml:space="preserve">broader </w:t>
      </w:r>
      <w:r w:rsidR="001258FC" w:rsidRPr="007A19CB">
        <w:rPr>
          <w:rFonts w:cstheme="minorHAnsi"/>
          <w:sz w:val="24"/>
          <w:szCs w:val="24"/>
        </w:rPr>
        <w:t xml:space="preserve">community membership as opposed to elite vs. non-elite social groups. </w:t>
      </w:r>
      <w:r w:rsidRPr="007A19CB">
        <w:rPr>
          <w:rFonts w:cstheme="minorHAnsi"/>
          <w:sz w:val="24"/>
          <w:szCs w:val="24"/>
        </w:rPr>
        <w:t xml:space="preserve">Second, the lower range of </w:t>
      </w:r>
      <w:r w:rsidR="00B665B0">
        <w:rPr>
          <w:rFonts w:cstheme="minorHAnsi"/>
          <w:sz w:val="24"/>
          <w:szCs w:val="24"/>
        </w:rPr>
        <w:t>percentag</w:t>
      </w:r>
      <w:r w:rsidR="00B665B0" w:rsidRPr="007A19CB">
        <w:rPr>
          <w:rFonts w:cstheme="minorHAnsi"/>
          <w:sz w:val="24"/>
          <w:szCs w:val="24"/>
        </w:rPr>
        <w:t xml:space="preserve">es </w:t>
      </w:r>
      <w:r w:rsidRPr="007A19CB">
        <w:rPr>
          <w:rFonts w:cstheme="minorHAnsi"/>
          <w:sz w:val="24"/>
          <w:szCs w:val="24"/>
        </w:rPr>
        <w:t xml:space="preserve">at large sites, clustered around the population mean, </w:t>
      </w:r>
      <w:r w:rsidR="00086320">
        <w:rPr>
          <w:rFonts w:cstheme="minorHAnsi"/>
          <w:sz w:val="24"/>
          <w:szCs w:val="24"/>
        </w:rPr>
        <w:t>also suggests</w:t>
      </w:r>
      <w:r w:rsidR="00086320" w:rsidRPr="007A19CB">
        <w:rPr>
          <w:rFonts w:cstheme="minorHAnsi"/>
          <w:sz w:val="24"/>
          <w:szCs w:val="24"/>
        </w:rPr>
        <w:t xml:space="preserve"> </w:t>
      </w:r>
      <w:r w:rsidRPr="007A19CB">
        <w:rPr>
          <w:rFonts w:cstheme="minorHAnsi"/>
          <w:sz w:val="24"/>
          <w:szCs w:val="24"/>
        </w:rPr>
        <w:t xml:space="preserve">that larger sites </w:t>
      </w:r>
      <w:r w:rsidR="005E0D00" w:rsidRPr="007A19CB">
        <w:rPr>
          <w:rFonts w:cstheme="minorHAnsi"/>
          <w:sz w:val="24"/>
          <w:szCs w:val="24"/>
        </w:rPr>
        <w:t xml:space="preserve">on average </w:t>
      </w:r>
      <w:r w:rsidRPr="007A19CB">
        <w:rPr>
          <w:rFonts w:cstheme="minorHAnsi"/>
          <w:sz w:val="24"/>
          <w:szCs w:val="24"/>
        </w:rPr>
        <w:t>consume</w:t>
      </w:r>
      <w:r w:rsidR="00FD4B8C" w:rsidRPr="007A19CB">
        <w:rPr>
          <w:rFonts w:cstheme="minorHAnsi"/>
          <w:sz w:val="24"/>
          <w:szCs w:val="24"/>
        </w:rPr>
        <w:t>d</w:t>
      </w:r>
      <w:r w:rsidRPr="007A19CB">
        <w:rPr>
          <w:rFonts w:cstheme="minorHAnsi"/>
          <w:sz w:val="24"/>
          <w:szCs w:val="24"/>
        </w:rPr>
        <w:t xml:space="preserve"> ceramics in a greater diversity of styles</w:t>
      </w:r>
      <w:r w:rsidR="00E05DDD" w:rsidRPr="007A19CB">
        <w:rPr>
          <w:rFonts w:cstheme="minorHAnsi"/>
          <w:sz w:val="24"/>
          <w:szCs w:val="24"/>
        </w:rPr>
        <w:t xml:space="preserve"> </w:t>
      </w:r>
      <w:r w:rsidRPr="007A19CB">
        <w:rPr>
          <w:rFonts w:cstheme="minorHAnsi"/>
          <w:sz w:val="24"/>
          <w:szCs w:val="24"/>
        </w:rPr>
        <w:t xml:space="preserve">than </w:t>
      </w:r>
      <w:r w:rsidR="005E0D00" w:rsidRPr="007A19CB">
        <w:rPr>
          <w:rFonts w:cstheme="minorHAnsi"/>
          <w:sz w:val="24"/>
          <w:szCs w:val="24"/>
        </w:rPr>
        <w:t>do smaller sites</w:t>
      </w:r>
      <w:r w:rsidRPr="007A19CB">
        <w:rPr>
          <w:rFonts w:cstheme="minorHAnsi"/>
          <w:sz w:val="24"/>
          <w:szCs w:val="24"/>
        </w:rPr>
        <w:t xml:space="preserve">. </w:t>
      </w:r>
      <w:r w:rsidR="001258FC" w:rsidRPr="007A19CB">
        <w:rPr>
          <w:rFonts w:cstheme="minorHAnsi"/>
          <w:sz w:val="24"/>
          <w:szCs w:val="24"/>
        </w:rPr>
        <w:t xml:space="preserve">Such diversity in styles may be more indicative of more widespread social networks, </w:t>
      </w:r>
      <w:r w:rsidR="00FD4B8C" w:rsidRPr="007A19CB">
        <w:rPr>
          <w:rFonts w:cstheme="minorHAnsi"/>
          <w:sz w:val="24"/>
          <w:szCs w:val="24"/>
        </w:rPr>
        <w:t xml:space="preserve">presence of </w:t>
      </w:r>
      <w:r w:rsidR="00124D5B" w:rsidRPr="007A19CB">
        <w:rPr>
          <w:rFonts w:cstheme="minorHAnsi"/>
          <w:sz w:val="24"/>
          <w:szCs w:val="24"/>
        </w:rPr>
        <w:t xml:space="preserve">potters with different </w:t>
      </w:r>
      <w:r w:rsidR="001258FC" w:rsidRPr="007A19CB">
        <w:rPr>
          <w:rFonts w:cstheme="minorHAnsi"/>
          <w:sz w:val="24"/>
          <w:szCs w:val="24"/>
        </w:rPr>
        <w:t xml:space="preserve">learning traditions, and other factors that create heterogeneous assemblages. </w:t>
      </w:r>
      <w:r w:rsidRPr="007A19CB">
        <w:rPr>
          <w:rFonts w:cstheme="minorHAnsi"/>
          <w:sz w:val="24"/>
          <w:szCs w:val="24"/>
        </w:rPr>
        <w:t xml:space="preserve">Third, this distinction between patterns of consumption at large and small </w:t>
      </w:r>
      <w:r w:rsidR="00086320">
        <w:rPr>
          <w:rFonts w:cstheme="minorHAnsi"/>
          <w:sz w:val="24"/>
          <w:szCs w:val="24"/>
        </w:rPr>
        <w:t xml:space="preserve">great house and great kiva </w:t>
      </w:r>
      <w:r w:rsidRPr="007A19CB">
        <w:rPr>
          <w:rFonts w:cstheme="minorHAnsi"/>
          <w:sz w:val="24"/>
          <w:szCs w:val="24"/>
        </w:rPr>
        <w:t xml:space="preserve">sites </w:t>
      </w:r>
      <w:r w:rsidR="00086320">
        <w:rPr>
          <w:rFonts w:cstheme="minorHAnsi"/>
          <w:sz w:val="24"/>
          <w:szCs w:val="24"/>
        </w:rPr>
        <w:t>demonstrates</w:t>
      </w:r>
      <w:r w:rsidR="00086320" w:rsidRPr="007A19CB">
        <w:rPr>
          <w:rFonts w:cstheme="minorHAnsi"/>
          <w:sz w:val="24"/>
          <w:szCs w:val="24"/>
        </w:rPr>
        <w:t xml:space="preserve"> </w:t>
      </w:r>
      <w:r w:rsidRPr="007A19CB">
        <w:rPr>
          <w:rFonts w:cstheme="minorHAnsi"/>
          <w:sz w:val="24"/>
          <w:szCs w:val="24"/>
        </w:rPr>
        <w:t>that Dogoszhi-style ceramics had multiple values within the Chaco World</w:t>
      </w:r>
      <w:r w:rsidR="00957E86" w:rsidRPr="007A19CB">
        <w:rPr>
          <w:rFonts w:cstheme="minorHAnsi"/>
          <w:sz w:val="24"/>
          <w:szCs w:val="24"/>
        </w:rPr>
        <w:t xml:space="preserve">, depending in part on the context of consumption. While Dogoszhi-style ceramics are not more frequent </w:t>
      </w:r>
      <w:r w:rsidR="00086320">
        <w:rPr>
          <w:rFonts w:cstheme="minorHAnsi"/>
          <w:sz w:val="24"/>
          <w:szCs w:val="24"/>
        </w:rPr>
        <w:t>at</w:t>
      </w:r>
      <w:r w:rsidR="00086320" w:rsidRPr="007A19CB">
        <w:rPr>
          <w:rFonts w:cstheme="minorHAnsi"/>
          <w:sz w:val="24"/>
          <w:szCs w:val="24"/>
        </w:rPr>
        <w:t xml:space="preserve"> </w:t>
      </w:r>
      <w:r w:rsidR="0057453A" w:rsidRPr="007A19CB">
        <w:rPr>
          <w:rFonts w:cstheme="minorHAnsi"/>
          <w:sz w:val="24"/>
          <w:szCs w:val="24"/>
        </w:rPr>
        <w:t>larger sites—interpreted to be those that are higher in the settlement hierarchy—</w:t>
      </w:r>
      <w:r w:rsidR="00957E86" w:rsidRPr="007A19CB">
        <w:rPr>
          <w:rFonts w:cstheme="minorHAnsi"/>
          <w:sz w:val="24"/>
          <w:szCs w:val="24"/>
        </w:rPr>
        <w:t xml:space="preserve">as we might expect for an elite style, </w:t>
      </w:r>
      <w:r w:rsidR="001258FC" w:rsidRPr="007A19CB">
        <w:rPr>
          <w:rFonts w:cstheme="minorHAnsi"/>
          <w:sz w:val="24"/>
          <w:szCs w:val="24"/>
        </w:rPr>
        <w:t>the</w:t>
      </w:r>
      <w:r w:rsidR="00C43BEB" w:rsidRPr="007A19CB">
        <w:rPr>
          <w:rFonts w:cstheme="minorHAnsi"/>
          <w:sz w:val="24"/>
          <w:szCs w:val="24"/>
        </w:rPr>
        <w:t>re are</w:t>
      </w:r>
      <w:r w:rsidR="001258FC" w:rsidRPr="007A19CB">
        <w:rPr>
          <w:rFonts w:cstheme="minorHAnsi"/>
          <w:sz w:val="24"/>
          <w:szCs w:val="24"/>
        </w:rPr>
        <w:t xml:space="preserve"> intra-site </w:t>
      </w:r>
      <w:r w:rsidR="00C43BEB" w:rsidRPr="007A19CB">
        <w:rPr>
          <w:rFonts w:cstheme="minorHAnsi"/>
          <w:sz w:val="24"/>
          <w:szCs w:val="24"/>
        </w:rPr>
        <w:t xml:space="preserve">contexts in which the style may be concentrated. </w:t>
      </w:r>
      <w:r w:rsidR="001258FC" w:rsidRPr="007A19CB">
        <w:rPr>
          <w:rFonts w:cstheme="minorHAnsi"/>
          <w:sz w:val="24"/>
          <w:szCs w:val="24"/>
        </w:rPr>
        <w:t>For example, the clustering of cylinder jars in Room 28 at Pueblo Bonito, of which more than 75 percent are decorat</w:t>
      </w:r>
      <w:r w:rsidR="00C43BEB" w:rsidRPr="007A19CB">
        <w:rPr>
          <w:rFonts w:cstheme="minorHAnsi"/>
          <w:sz w:val="24"/>
          <w:szCs w:val="24"/>
        </w:rPr>
        <w:t>ed in Dogoszhi-style (Crown 2018</w:t>
      </w:r>
      <w:r w:rsidR="001258FC" w:rsidRPr="007A19CB">
        <w:rPr>
          <w:rFonts w:cstheme="minorHAnsi"/>
          <w:sz w:val="24"/>
          <w:szCs w:val="24"/>
        </w:rPr>
        <w:t xml:space="preserve">), suggests that it did serve as a marker of </w:t>
      </w:r>
      <w:r w:rsidR="00124D5B" w:rsidRPr="007A19CB">
        <w:rPr>
          <w:rFonts w:cstheme="minorHAnsi"/>
          <w:sz w:val="24"/>
          <w:szCs w:val="24"/>
        </w:rPr>
        <w:t>elite status within a few great houses</w:t>
      </w:r>
      <w:r w:rsidR="00AB51FA" w:rsidRPr="007A19CB">
        <w:rPr>
          <w:rFonts w:cstheme="minorHAnsi"/>
          <w:sz w:val="24"/>
          <w:szCs w:val="24"/>
        </w:rPr>
        <w:t xml:space="preserve"> and for vessels used in </w:t>
      </w:r>
      <w:r w:rsidR="005A5B92" w:rsidRPr="007A19CB">
        <w:rPr>
          <w:rFonts w:cstheme="minorHAnsi"/>
          <w:sz w:val="24"/>
          <w:szCs w:val="24"/>
        </w:rPr>
        <w:t>restricted contexts</w:t>
      </w:r>
      <w:r w:rsidR="00C43BEB" w:rsidRPr="007A19CB">
        <w:rPr>
          <w:rFonts w:cstheme="minorHAnsi"/>
          <w:sz w:val="24"/>
          <w:szCs w:val="24"/>
        </w:rPr>
        <w:t>,</w:t>
      </w:r>
      <w:r w:rsidR="00124D5B" w:rsidRPr="007A19CB">
        <w:rPr>
          <w:rFonts w:cstheme="minorHAnsi"/>
          <w:sz w:val="24"/>
          <w:szCs w:val="24"/>
        </w:rPr>
        <w:t xml:space="preserve"> </w:t>
      </w:r>
      <w:r w:rsidR="00FD4B8C" w:rsidRPr="007A19CB">
        <w:rPr>
          <w:rFonts w:cstheme="minorHAnsi"/>
          <w:sz w:val="24"/>
          <w:szCs w:val="24"/>
        </w:rPr>
        <w:t>even if it did not serve this function across the Chaco World as a whole</w:t>
      </w:r>
      <w:r w:rsidR="00124D5B" w:rsidRPr="007A19CB">
        <w:rPr>
          <w:rFonts w:cstheme="minorHAnsi"/>
          <w:sz w:val="24"/>
          <w:szCs w:val="24"/>
        </w:rPr>
        <w:t xml:space="preserve">. </w:t>
      </w:r>
    </w:p>
    <w:p w14:paraId="3656B9AB" w14:textId="3F02A906" w:rsidR="00E5452C" w:rsidRPr="007A19CB" w:rsidRDefault="00E5452C" w:rsidP="0067508E">
      <w:pPr>
        <w:pStyle w:val="NoSpacing"/>
        <w:rPr>
          <w:rFonts w:cstheme="minorHAnsi"/>
          <w:i/>
          <w:sz w:val="24"/>
          <w:szCs w:val="24"/>
        </w:rPr>
      </w:pPr>
      <w:r w:rsidRPr="007A19CB">
        <w:rPr>
          <w:rFonts w:cstheme="minorHAnsi"/>
          <w:i/>
          <w:sz w:val="24"/>
          <w:szCs w:val="24"/>
        </w:rPr>
        <w:t>The Social Value of Dogoszhi-style</w:t>
      </w:r>
    </w:p>
    <w:p w14:paraId="24AAD0DD" w14:textId="0122DA16" w:rsidR="00210026" w:rsidRPr="007A19CB" w:rsidRDefault="005E0D00" w:rsidP="00210026">
      <w:pPr>
        <w:pStyle w:val="NoSpacing"/>
        <w:ind w:firstLine="720"/>
        <w:rPr>
          <w:rFonts w:cstheme="minorHAnsi"/>
          <w:sz w:val="24"/>
          <w:szCs w:val="24"/>
        </w:rPr>
      </w:pPr>
      <w:proofErr w:type="gramStart"/>
      <w:r w:rsidRPr="007A19CB">
        <w:rPr>
          <w:rFonts w:cstheme="minorHAnsi"/>
          <w:sz w:val="24"/>
          <w:szCs w:val="24"/>
        </w:rPr>
        <w:t>On the basis of</w:t>
      </w:r>
      <w:proofErr w:type="gramEnd"/>
      <w:r w:rsidRPr="007A19CB">
        <w:rPr>
          <w:rFonts w:cstheme="minorHAnsi"/>
          <w:sz w:val="24"/>
          <w:szCs w:val="24"/>
        </w:rPr>
        <w:t xml:space="preserve"> these conclusions, we can </w:t>
      </w:r>
      <w:r w:rsidR="00E05DDD" w:rsidRPr="007A19CB">
        <w:rPr>
          <w:rFonts w:cstheme="minorHAnsi"/>
          <w:sz w:val="24"/>
          <w:szCs w:val="24"/>
        </w:rPr>
        <w:t xml:space="preserve">make </w:t>
      </w:r>
      <w:r w:rsidR="00BA5FE6" w:rsidRPr="007A19CB">
        <w:rPr>
          <w:rFonts w:cstheme="minorHAnsi"/>
          <w:sz w:val="24"/>
          <w:szCs w:val="24"/>
        </w:rPr>
        <w:t>three</w:t>
      </w:r>
      <w:r w:rsidRPr="007A19CB">
        <w:rPr>
          <w:rFonts w:cstheme="minorHAnsi"/>
          <w:sz w:val="24"/>
          <w:szCs w:val="24"/>
        </w:rPr>
        <w:t xml:space="preserve"> inferences about the social </w:t>
      </w:r>
      <w:r w:rsidR="00E258CD" w:rsidRPr="007A19CB">
        <w:rPr>
          <w:rFonts w:cstheme="minorHAnsi"/>
          <w:sz w:val="24"/>
          <w:szCs w:val="24"/>
        </w:rPr>
        <w:t>value of Dogoszhi-style ceramics within the Chaco World</w:t>
      </w:r>
      <w:r w:rsidRPr="007A19CB">
        <w:rPr>
          <w:rFonts w:cstheme="minorHAnsi"/>
          <w:sz w:val="24"/>
          <w:szCs w:val="24"/>
        </w:rPr>
        <w:t xml:space="preserve">. </w:t>
      </w:r>
      <w:r w:rsidR="00957E86" w:rsidRPr="007A19CB">
        <w:rPr>
          <w:rFonts w:cstheme="minorHAnsi"/>
          <w:sz w:val="24"/>
          <w:szCs w:val="24"/>
        </w:rPr>
        <w:t>First, w</w:t>
      </w:r>
      <w:r w:rsidR="00210026" w:rsidRPr="007A19CB">
        <w:rPr>
          <w:rFonts w:cstheme="minorHAnsi"/>
          <w:sz w:val="24"/>
          <w:szCs w:val="24"/>
        </w:rPr>
        <w:t>hile a primary marker of an elite style is its greater occurrence in elite contexts,</w:t>
      </w:r>
      <w:r w:rsidR="00E05DDD" w:rsidRPr="007A19CB">
        <w:rPr>
          <w:rFonts w:cstheme="minorHAnsi"/>
          <w:sz w:val="24"/>
          <w:szCs w:val="24"/>
        </w:rPr>
        <w:t xml:space="preserve"> </w:t>
      </w:r>
      <w:r w:rsidR="00210026" w:rsidRPr="007A19CB">
        <w:rPr>
          <w:rFonts w:cstheme="minorHAnsi"/>
          <w:sz w:val="24"/>
          <w:szCs w:val="24"/>
        </w:rPr>
        <w:t>elite styles should also reach their greatest elaboration in the most important, central, or restricte</w:t>
      </w:r>
      <w:r w:rsidR="00523B97" w:rsidRPr="007A19CB">
        <w:rPr>
          <w:rFonts w:cstheme="minorHAnsi"/>
          <w:sz w:val="24"/>
          <w:szCs w:val="24"/>
        </w:rPr>
        <w:t>d elite contexts (</w:t>
      </w:r>
      <w:proofErr w:type="spellStart"/>
      <w:r w:rsidR="00523B97" w:rsidRPr="007A19CB">
        <w:rPr>
          <w:rFonts w:cstheme="minorHAnsi"/>
          <w:sz w:val="24"/>
          <w:szCs w:val="24"/>
        </w:rPr>
        <w:t>Neitzel</w:t>
      </w:r>
      <w:proofErr w:type="spellEnd"/>
      <w:r w:rsidR="00523B97" w:rsidRPr="007A19CB">
        <w:rPr>
          <w:rFonts w:cstheme="minorHAnsi"/>
          <w:sz w:val="24"/>
          <w:szCs w:val="24"/>
        </w:rPr>
        <w:t xml:space="preserve"> 1995:397</w:t>
      </w:r>
      <w:r w:rsidR="00210026" w:rsidRPr="007A19CB">
        <w:rPr>
          <w:rFonts w:cstheme="minorHAnsi"/>
          <w:sz w:val="24"/>
          <w:szCs w:val="24"/>
        </w:rPr>
        <w:t xml:space="preserve">). Given this, the </w:t>
      </w:r>
      <w:r w:rsidR="00E258CD" w:rsidRPr="007A19CB">
        <w:rPr>
          <w:rFonts w:cstheme="minorHAnsi"/>
          <w:sz w:val="24"/>
          <w:szCs w:val="24"/>
        </w:rPr>
        <w:t xml:space="preserve">potentially </w:t>
      </w:r>
      <w:r w:rsidR="00210026" w:rsidRPr="007A19CB">
        <w:rPr>
          <w:rFonts w:cstheme="minorHAnsi"/>
          <w:sz w:val="24"/>
          <w:szCs w:val="24"/>
        </w:rPr>
        <w:t xml:space="preserve">greater diversity of ceramic styles at large sites </w:t>
      </w:r>
      <w:r w:rsidR="00E258CD" w:rsidRPr="007A19CB">
        <w:rPr>
          <w:rFonts w:cstheme="minorHAnsi"/>
          <w:sz w:val="24"/>
          <w:szCs w:val="24"/>
        </w:rPr>
        <w:t xml:space="preserve">that we identify </w:t>
      </w:r>
      <w:r w:rsidR="00210026" w:rsidRPr="007A19CB">
        <w:rPr>
          <w:rFonts w:cstheme="minorHAnsi"/>
          <w:sz w:val="24"/>
          <w:szCs w:val="24"/>
        </w:rPr>
        <w:t xml:space="preserve">suggests that Chacoan elites may have marked their special social status through the consumption of diverse ceramic styles, rather than drawing distinctions with non-elites through greater access to a </w:t>
      </w:r>
      <w:r w:rsidR="00957E86" w:rsidRPr="007A19CB">
        <w:rPr>
          <w:rFonts w:cstheme="minorHAnsi"/>
          <w:sz w:val="24"/>
          <w:szCs w:val="24"/>
        </w:rPr>
        <w:t>particular</w:t>
      </w:r>
      <w:r w:rsidR="00210026" w:rsidRPr="007A19CB">
        <w:rPr>
          <w:rFonts w:cstheme="minorHAnsi"/>
          <w:sz w:val="24"/>
          <w:szCs w:val="24"/>
        </w:rPr>
        <w:t xml:space="preserve"> style. </w:t>
      </w:r>
      <w:r w:rsidR="00957E86" w:rsidRPr="007A19CB">
        <w:rPr>
          <w:rFonts w:cstheme="minorHAnsi"/>
          <w:sz w:val="24"/>
          <w:szCs w:val="24"/>
        </w:rPr>
        <w:t xml:space="preserve">It may be that ceramic decoration in general is more highly elaborated at larger sites, rather than a specific style, like Dogoszhi, reaching greater levels of elaboration </w:t>
      </w:r>
      <w:r w:rsidR="003C04EF" w:rsidRPr="007A19CB">
        <w:rPr>
          <w:rFonts w:cstheme="minorHAnsi"/>
          <w:sz w:val="24"/>
          <w:szCs w:val="24"/>
        </w:rPr>
        <w:t>at these sites</w:t>
      </w:r>
      <w:r w:rsidR="00957E86" w:rsidRPr="007A19CB">
        <w:rPr>
          <w:rFonts w:cstheme="minorHAnsi"/>
          <w:sz w:val="24"/>
          <w:szCs w:val="24"/>
        </w:rPr>
        <w:t xml:space="preserve">. </w:t>
      </w:r>
      <w:r w:rsidR="00210026" w:rsidRPr="007A19CB">
        <w:rPr>
          <w:rFonts w:cstheme="minorHAnsi"/>
          <w:sz w:val="24"/>
          <w:szCs w:val="24"/>
        </w:rPr>
        <w:t>This proposition could be further tested by calculating ceramic diversity indices for each Chacoan site in the Chaco Social Networks database and comparing against site size.</w:t>
      </w:r>
      <w:r w:rsidR="009A31F9" w:rsidRPr="007A19CB">
        <w:rPr>
          <w:rFonts w:cstheme="minorHAnsi"/>
          <w:sz w:val="24"/>
          <w:szCs w:val="24"/>
        </w:rPr>
        <w:t xml:space="preserve"> </w:t>
      </w:r>
      <w:r w:rsidR="00210026" w:rsidRPr="007A19CB">
        <w:rPr>
          <w:rFonts w:cstheme="minorHAnsi"/>
          <w:sz w:val="24"/>
          <w:szCs w:val="24"/>
        </w:rPr>
        <w:t>This is a promising direction for future research.</w:t>
      </w:r>
    </w:p>
    <w:p w14:paraId="63086341" w14:textId="3D35E20B" w:rsidR="00957E86" w:rsidRPr="007A19CB" w:rsidRDefault="0081284D">
      <w:pPr>
        <w:pStyle w:val="NoSpacing"/>
        <w:ind w:firstLine="720"/>
        <w:rPr>
          <w:rFonts w:cstheme="minorHAnsi"/>
          <w:sz w:val="24"/>
          <w:szCs w:val="24"/>
        </w:rPr>
      </w:pPr>
      <w:r w:rsidRPr="007A19CB">
        <w:rPr>
          <w:rFonts w:cstheme="minorHAnsi"/>
          <w:sz w:val="24"/>
          <w:szCs w:val="24"/>
        </w:rPr>
        <w:t xml:space="preserve">Second, Dogoszhi-style ceramics may have held multiple values across distinct </w:t>
      </w:r>
      <w:r w:rsidR="003C04EF" w:rsidRPr="007A19CB">
        <w:rPr>
          <w:rFonts w:cstheme="minorHAnsi"/>
          <w:sz w:val="24"/>
          <w:szCs w:val="24"/>
        </w:rPr>
        <w:t>social contexts</w:t>
      </w:r>
      <w:r w:rsidRPr="007A19CB">
        <w:rPr>
          <w:rFonts w:cstheme="minorHAnsi"/>
          <w:sz w:val="24"/>
          <w:szCs w:val="24"/>
        </w:rPr>
        <w:t xml:space="preserve"> </w:t>
      </w:r>
      <w:r w:rsidR="00123EAE">
        <w:rPr>
          <w:rFonts w:cstheme="minorHAnsi"/>
          <w:sz w:val="24"/>
          <w:szCs w:val="24"/>
        </w:rPr>
        <w:t xml:space="preserve">that </w:t>
      </w:r>
      <w:r w:rsidRPr="007A19CB">
        <w:rPr>
          <w:rFonts w:cstheme="minorHAnsi"/>
          <w:sz w:val="24"/>
          <w:szCs w:val="24"/>
        </w:rPr>
        <w:t>could be the result of heterarchical structure</w:t>
      </w:r>
      <w:r w:rsidR="00852837" w:rsidRPr="007A19CB">
        <w:rPr>
          <w:rFonts w:cstheme="minorHAnsi"/>
          <w:sz w:val="24"/>
          <w:szCs w:val="24"/>
        </w:rPr>
        <w:t>s</w:t>
      </w:r>
      <w:r w:rsidRPr="007A19CB">
        <w:rPr>
          <w:rFonts w:cstheme="minorHAnsi"/>
          <w:sz w:val="24"/>
          <w:szCs w:val="24"/>
        </w:rPr>
        <w:t xml:space="preserve"> of power and status within the Chaco World</w:t>
      </w:r>
      <w:r w:rsidR="00B665B0">
        <w:rPr>
          <w:rFonts w:cstheme="minorHAnsi"/>
          <w:sz w:val="24"/>
          <w:szCs w:val="24"/>
        </w:rPr>
        <w:t>. This would have</w:t>
      </w:r>
      <w:r w:rsidR="00852837" w:rsidRPr="007A19CB">
        <w:rPr>
          <w:rFonts w:cstheme="minorHAnsi"/>
          <w:sz w:val="24"/>
          <w:szCs w:val="24"/>
        </w:rPr>
        <w:t xml:space="preserve"> complemented the hierarchical </w:t>
      </w:r>
      <w:r w:rsidR="00E33849" w:rsidRPr="007A19CB">
        <w:rPr>
          <w:rFonts w:cstheme="minorHAnsi"/>
          <w:sz w:val="24"/>
          <w:szCs w:val="24"/>
        </w:rPr>
        <w:t xml:space="preserve">structure </w:t>
      </w:r>
      <w:r w:rsidR="00B665B0">
        <w:rPr>
          <w:rFonts w:cstheme="minorHAnsi"/>
          <w:sz w:val="24"/>
          <w:szCs w:val="24"/>
        </w:rPr>
        <w:t>evident within</w:t>
      </w:r>
      <w:r w:rsidR="00E33849" w:rsidRPr="007A19CB">
        <w:rPr>
          <w:rFonts w:cstheme="minorHAnsi"/>
          <w:sz w:val="24"/>
          <w:szCs w:val="24"/>
        </w:rPr>
        <w:t xml:space="preserve"> Chaco Canyon</w:t>
      </w:r>
      <w:r w:rsidR="00B665B0">
        <w:rPr>
          <w:rFonts w:cstheme="minorHAnsi"/>
          <w:sz w:val="24"/>
          <w:szCs w:val="24"/>
        </w:rPr>
        <w:t xml:space="preserve"> and its successor in the Middle San Juan, the Aztec Complex, as well as between these areas and other great house communities</w:t>
      </w:r>
      <w:r w:rsidRPr="007A19CB">
        <w:rPr>
          <w:rFonts w:cstheme="minorHAnsi"/>
          <w:sz w:val="24"/>
          <w:szCs w:val="24"/>
        </w:rPr>
        <w:t xml:space="preserve">. </w:t>
      </w:r>
      <w:r w:rsidR="007622F9" w:rsidRPr="007A19CB">
        <w:rPr>
          <w:rFonts w:cstheme="minorHAnsi"/>
          <w:sz w:val="24"/>
          <w:szCs w:val="24"/>
        </w:rPr>
        <w:t xml:space="preserve">In a heterarchical social structure, social elements are either unranked or can be ranked in multiple ways (Crumley 1995:3). In such a structure, social power and prestige can be counterpoised, rather than ranked, </w:t>
      </w:r>
      <w:r w:rsidR="00B665B0" w:rsidRPr="007A19CB">
        <w:rPr>
          <w:rFonts w:cstheme="minorHAnsi"/>
          <w:sz w:val="24"/>
          <w:szCs w:val="24"/>
        </w:rPr>
        <w:t>s</w:t>
      </w:r>
      <w:r w:rsidR="00B665B0">
        <w:rPr>
          <w:rFonts w:cstheme="minorHAnsi"/>
          <w:sz w:val="24"/>
          <w:szCs w:val="24"/>
        </w:rPr>
        <w:t>o</w:t>
      </w:r>
      <w:r w:rsidR="00B665B0" w:rsidRPr="007A19CB">
        <w:rPr>
          <w:rFonts w:cstheme="minorHAnsi"/>
          <w:sz w:val="24"/>
          <w:szCs w:val="24"/>
        </w:rPr>
        <w:t xml:space="preserve"> </w:t>
      </w:r>
      <w:r w:rsidR="007622F9" w:rsidRPr="007A19CB">
        <w:rPr>
          <w:rFonts w:cstheme="minorHAnsi"/>
          <w:sz w:val="24"/>
          <w:szCs w:val="24"/>
        </w:rPr>
        <w:t xml:space="preserve">that power and prestige are generated from a diversity of sources. This structure has been previously </w:t>
      </w:r>
      <w:r w:rsidR="00E258CD" w:rsidRPr="007A19CB">
        <w:rPr>
          <w:rFonts w:cstheme="minorHAnsi"/>
          <w:sz w:val="24"/>
          <w:szCs w:val="24"/>
        </w:rPr>
        <w:t>argued as applying</w:t>
      </w:r>
      <w:r w:rsidR="007622F9" w:rsidRPr="007A19CB">
        <w:rPr>
          <w:rFonts w:cstheme="minorHAnsi"/>
          <w:sz w:val="24"/>
          <w:szCs w:val="24"/>
        </w:rPr>
        <w:t xml:space="preserve"> to Western Pueblo societies in the Pueblo IV period </w:t>
      </w:r>
      <w:r w:rsidR="00E33849" w:rsidRPr="007A19CB">
        <w:rPr>
          <w:rFonts w:cstheme="minorHAnsi"/>
          <w:sz w:val="24"/>
          <w:szCs w:val="24"/>
        </w:rPr>
        <w:t xml:space="preserve">of the Southwest </w:t>
      </w:r>
      <w:r w:rsidR="007622F9" w:rsidRPr="007A19CB">
        <w:rPr>
          <w:rFonts w:cstheme="minorHAnsi"/>
          <w:sz w:val="24"/>
          <w:szCs w:val="24"/>
        </w:rPr>
        <w:t>(</w:t>
      </w:r>
      <w:proofErr w:type="spellStart"/>
      <w:r w:rsidR="007622F9" w:rsidRPr="007A19CB">
        <w:rPr>
          <w:rFonts w:cstheme="minorHAnsi"/>
          <w:sz w:val="24"/>
          <w:szCs w:val="24"/>
        </w:rPr>
        <w:t>Rautman</w:t>
      </w:r>
      <w:proofErr w:type="spellEnd"/>
      <w:r w:rsidR="007622F9" w:rsidRPr="007A19CB">
        <w:rPr>
          <w:rFonts w:cstheme="minorHAnsi"/>
          <w:sz w:val="24"/>
          <w:szCs w:val="24"/>
        </w:rPr>
        <w:t xml:space="preserve"> 1998; </w:t>
      </w:r>
      <w:proofErr w:type="spellStart"/>
      <w:r w:rsidR="007622F9" w:rsidRPr="007A19CB">
        <w:rPr>
          <w:rFonts w:cstheme="minorHAnsi"/>
          <w:sz w:val="24"/>
          <w:szCs w:val="24"/>
        </w:rPr>
        <w:t>Saitta</w:t>
      </w:r>
      <w:proofErr w:type="spellEnd"/>
      <w:r w:rsidR="007622F9" w:rsidRPr="007A19CB">
        <w:rPr>
          <w:rFonts w:cstheme="minorHAnsi"/>
          <w:sz w:val="24"/>
          <w:szCs w:val="24"/>
        </w:rPr>
        <w:t xml:space="preserve"> and McGuire 1998). </w:t>
      </w:r>
      <w:r w:rsidR="00123EAE">
        <w:rPr>
          <w:rFonts w:cstheme="minorHAnsi"/>
          <w:sz w:val="24"/>
          <w:szCs w:val="24"/>
        </w:rPr>
        <w:t>Although Chaco was very different from the later Pueblo IV societies—which have been interpreted as a reaction to the hierarchy of Chaco society (Fowles 2</w:t>
      </w:r>
      <w:r w:rsidR="00123EAE" w:rsidRPr="007A19CB">
        <w:rPr>
          <w:rFonts w:cstheme="minorHAnsi"/>
          <w:sz w:val="24"/>
          <w:szCs w:val="24"/>
        </w:rPr>
        <w:t>012</w:t>
      </w:r>
      <w:r w:rsidR="00123EAE">
        <w:rPr>
          <w:rFonts w:cstheme="minorHAnsi"/>
          <w:sz w:val="24"/>
          <w:szCs w:val="24"/>
        </w:rPr>
        <w:t>)—</w:t>
      </w:r>
      <w:r w:rsidR="007622F9" w:rsidRPr="007A19CB">
        <w:rPr>
          <w:rFonts w:cstheme="minorHAnsi"/>
          <w:sz w:val="24"/>
          <w:szCs w:val="24"/>
        </w:rPr>
        <w:t xml:space="preserve">If </w:t>
      </w:r>
      <w:r w:rsidR="007622F9" w:rsidRPr="007A19CB">
        <w:rPr>
          <w:rFonts w:cstheme="minorHAnsi"/>
          <w:sz w:val="24"/>
          <w:szCs w:val="24"/>
        </w:rPr>
        <w:lastRenderedPageBreak/>
        <w:t xml:space="preserve">sources of social prestige in the Chaco World were diverse, we could expect that markers of prestige would be similarly diverse to distinguish not only elites from non-elites, but elites of </w:t>
      </w:r>
      <w:r w:rsidR="00942D87" w:rsidRPr="007A19CB">
        <w:rPr>
          <w:rFonts w:cstheme="minorHAnsi"/>
          <w:sz w:val="24"/>
          <w:szCs w:val="24"/>
        </w:rPr>
        <w:t xml:space="preserve">one </w:t>
      </w:r>
      <w:r w:rsidR="007622F9" w:rsidRPr="007A19CB">
        <w:rPr>
          <w:rFonts w:cstheme="minorHAnsi"/>
          <w:sz w:val="24"/>
          <w:szCs w:val="24"/>
        </w:rPr>
        <w:t xml:space="preserve">kind from those of another kind. </w:t>
      </w:r>
      <w:r w:rsidR="00BA5FE6" w:rsidRPr="007A19CB">
        <w:rPr>
          <w:rFonts w:cstheme="minorHAnsi"/>
          <w:sz w:val="24"/>
          <w:szCs w:val="24"/>
        </w:rPr>
        <w:t>In this case, the greater diversity of ceramic consumption at larger Chacoan sites may reflect a greater div</w:t>
      </w:r>
      <w:r w:rsidR="003C04EF" w:rsidRPr="007A19CB">
        <w:rPr>
          <w:rFonts w:cstheme="minorHAnsi"/>
          <w:sz w:val="24"/>
          <w:szCs w:val="24"/>
        </w:rPr>
        <w:t>ersity of elites at these sites</w:t>
      </w:r>
      <w:r w:rsidR="00123EAE">
        <w:rPr>
          <w:rFonts w:cstheme="minorHAnsi"/>
          <w:sz w:val="24"/>
          <w:szCs w:val="24"/>
        </w:rPr>
        <w:t>, such as leaders of different religious sodalities</w:t>
      </w:r>
      <w:r w:rsidR="00BA5FE6" w:rsidRPr="007A19CB">
        <w:rPr>
          <w:rFonts w:cstheme="minorHAnsi"/>
          <w:sz w:val="24"/>
          <w:szCs w:val="24"/>
        </w:rPr>
        <w:t xml:space="preserve">. </w:t>
      </w:r>
      <w:r w:rsidR="003C04EF" w:rsidRPr="007A19CB">
        <w:rPr>
          <w:rFonts w:cstheme="minorHAnsi"/>
          <w:sz w:val="24"/>
          <w:szCs w:val="24"/>
        </w:rPr>
        <w:t>D</w:t>
      </w:r>
      <w:r w:rsidR="00FA0A18" w:rsidRPr="007A19CB">
        <w:rPr>
          <w:rFonts w:cstheme="minorHAnsi"/>
          <w:sz w:val="24"/>
          <w:szCs w:val="24"/>
        </w:rPr>
        <w:t>istinct methods for signaling status may have been unified under a larger ideological system of Chacoan values. For instance, if Dogoszhi-style is representative of the cosmologically significant color blue-green, as has been previously argued (</w:t>
      </w:r>
      <w:proofErr w:type="spellStart"/>
      <w:r w:rsidR="00FA0A18" w:rsidRPr="007A19CB">
        <w:rPr>
          <w:rFonts w:cstheme="minorHAnsi"/>
          <w:sz w:val="24"/>
          <w:szCs w:val="24"/>
        </w:rPr>
        <w:t>Plog</w:t>
      </w:r>
      <w:proofErr w:type="spellEnd"/>
      <w:r w:rsidR="00E05DDD" w:rsidRPr="007A19CB">
        <w:rPr>
          <w:rFonts w:cstheme="minorHAnsi"/>
          <w:sz w:val="24"/>
          <w:szCs w:val="24"/>
        </w:rPr>
        <w:t xml:space="preserve"> </w:t>
      </w:r>
      <w:r w:rsidR="00FA0A18" w:rsidRPr="007A19CB">
        <w:rPr>
          <w:rFonts w:cstheme="minorHAnsi"/>
          <w:sz w:val="24"/>
          <w:szCs w:val="24"/>
        </w:rPr>
        <w:t xml:space="preserve">2003), Dogoszhi-style may have been one component in a larger symbolic and stylistic system of Chacoan value placed on the color blue-green. Some segments of the Chacoan elite population may therefore have referenced this broader system of Chacoan values through intensive consumption of Dogoszhi-style ceramics, while other elites may have eschewed Dogoszhi-style ceramics in favor </w:t>
      </w:r>
      <w:r w:rsidR="00E258CD" w:rsidRPr="007A19CB">
        <w:rPr>
          <w:rFonts w:cstheme="minorHAnsi"/>
          <w:sz w:val="24"/>
          <w:szCs w:val="24"/>
        </w:rPr>
        <w:t xml:space="preserve">of other </w:t>
      </w:r>
      <w:r w:rsidR="003C04EF" w:rsidRPr="007A19CB">
        <w:rPr>
          <w:rFonts w:cstheme="minorHAnsi"/>
          <w:sz w:val="24"/>
          <w:szCs w:val="24"/>
        </w:rPr>
        <w:t>referents of</w:t>
      </w:r>
      <w:r w:rsidR="00E258CD" w:rsidRPr="007A19CB">
        <w:rPr>
          <w:rFonts w:cstheme="minorHAnsi"/>
          <w:sz w:val="24"/>
          <w:szCs w:val="24"/>
        </w:rPr>
        <w:t xml:space="preserve"> possible pan-Chacoan values</w:t>
      </w:r>
      <w:r w:rsidR="00FA0A18" w:rsidRPr="007A19CB">
        <w:rPr>
          <w:rFonts w:cstheme="minorHAnsi"/>
          <w:sz w:val="24"/>
          <w:szCs w:val="24"/>
        </w:rPr>
        <w:t>.</w:t>
      </w:r>
      <w:r w:rsidR="009A31F9" w:rsidRPr="007A19CB">
        <w:rPr>
          <w:rFonts w:cstheme="minorHAnsi"/>
          <w:sz w:val="24"/>
          <w:szCs w:val="24"/>
        </w:rPr>
        <w:t xml:space="preserve"> </w:t>
      </w:r>
    </w:p>
    <w:p w14:paraId="45FB0818" w14:textId="03DC1D23" w:rsidR="00E5452C" w:rsidRPr="007A19CB" w:rsidRDefault="00BA5FE6" w:rsidP="00C23E11">
      <w:pPr>
        <w:pStyle w:val="NoSpacing"/>
        <w:ind w:firstLine="720"/>
        <w:rPr>
          <w:rFonts w:cstheme="minorHAnsi"/>
          <w:sz w:val="24"/>
          <w:szCs w:val="24"/>
        </w:rPr>
      </w:pPr>
      <w:r w:rsidRPr="007A19CB">
        <w:rPr>
          <w:rFonts w:cstheme="minorHAnsi"/>
          <w:sz w:val="24"/>
          <w:szCs w:val="24"/>
        </w:rPr>
        <w:t>Third, the irregular geographic distrib</w:t>
      </w:r>
      <w:r w:rsidR="003C04EF" w:rsidRPr="007A19CB">
        <w:rPr>
          <w:rFonts w:cstheme="minorHAnsi"/>
          <w:sz w:val="24"/>
          <w:szCs w:val="24"/>
        </w:rPr>
        <w:t>ution of communities with high</w:t>
      </w:r>
      <w:r w:rsidRPr="007A19CB">
        <w:rPr>
          <w:rFonts w:cstheme="minorHAnsi"/>
          <w:sz w:val="24"/>
          <w:szCs w:val="24"/>
        </w:rPr>
        <w:t xml:space="preserve"> frequencies of Dogoszhi-style ceramics is potentially explained through </w:t>
      </w:r>
      <w:r w:rsidR="003C04EF" w:rsidRPr="007A19CB">
        <w:rPr>
          <w:rFonts w:cstheme="minorHAnsi"/>
          <w:sz w:val="24"/>
          <w:szCs w:val="24"/>
        </w:rPr>
        <w:t>a</w:t>
      </w:r>
      <w:r w:rsidRPr="007A19CB">
        <w:rPr>
          <w:rFonts w:cstheme="minorHAnsi"/>
          <w:sz w:val="24"/>
          <w:szCs w:val="24"/>
        </w:rPr>
        <w:t xml:space="preserve"> growth of associations, sodalities, or other similar organizations in response to the expansion of the Chaco World ca. A.D. 1000. </w:t>
      </w:r>
      <w:r w:rsidR="00016BD6" w:rsidRPr="007A19CB">
        <w:rPr>
          <w:rFonts w:cstheme="minorHAnsi"/>
          <w:sz w:val="24"/>
          <w:szCs w:val="24"/>
        </w:rPr>
        <w:t xml:space="preserve">Organizations like sodalities can cross-cut other social boundaries, serving an integrative function in situations of </w:t>
      </w:r>
      <w:r w:rsidR="00FA0A18" w:rsidRPr="007A19CB">
        <w:rPr>
          <w:rFonts w:cstheme="minorHAnsi"/>
          <w:sz w:val="24"/>
          <w:szCs w:val="24"/>
        </w:rPr>
        <w:t>increased interaction across these boundaries (Ware 2014:35)</w:t>
      </w:r>
      <w:r w:rsidR="00BF3400">
        <w:rPr>
          <w:rFonts w:cstheme="minorHAnsi"/>
          <w:sz w:val="24"/>
          <w:szCs w:val="24"/>
        </w:rPr>
        <w:t xml:space="preserve"> or a competitive function when </w:t>
      </w:r>
      <w:r w:rsidR="00BA3349">
        <w:rPr>
          <w:rFonts w:cstheme="minorHAnsi"/>
          <w:sz w:val="24"/>
          <w:szCs w:val="24"/>
        </w:rPr>
        <w:t xml:space="preserve">they are </w:t>
      </w:r>
      <w:r w:rsidR="00BF3400">
        <w:rPr>
          <w:rFonts w:cstheme="minorHAnsi"/>
          <w:sz w:val="24"/>
          <w:szCs w:val="24"/>
        </w:rPr>
        <w:t>different factions (</w:t>
      </w:r>
      <w:proofErr w:type="spellStart"/>
      <w:r w:rsidR="00BF3400">
        <w:rPr>
          <w:rFonts w:cstheme="minorHAnsi"/>
          <w:sz w:val="24"/>
          <w:szCs w:val="24"/>
        </w:rPr>
        <w:t>Plog</w:t>
      </w:r>
      <w:proofErr w:type="spellEnd"/>
      <w:r w:rsidR="00BF3400">
        <w:rPr>
          <w:rFonts w:cstheme="minorHAnsi"/>
          <w:sz w:val="24"/>
          <w:szCs w:val="24"/>
        </w:rPr>
        <w:t xml:space="preserve"> and </w:t>
      </w:r>
      <w:proofErr w:type="spellStart"/>
      <w:r w:rsidR="00BF3400">
        <w:rPr>
          <w:rFonts w:cstheme="minorHAnsi"/>
          <w:sz w:val="24"/>
          <w:szCs w:val="24"/>
        </w:rPr>
        <w:t>Sol</w:t>
      </w:r>
      <w:r w:rsidR="00E63E8F">
        <w:rPr>
          <w:rFonts w:cstheme="minorHAnsi"/>
          <w:sz w:val="24"/>
          <w:szCs w:val="24"/>
        </w:rPr>
        <w:t>o</w:t>
      </w:r>
      <w:r w:rsidR="00BF3400">
        <w:rPr>
          <w:rFonts w:cstheme="minorHAnsi"/>
          <w:sz w:val="24"/>
          <w:szCs w:val="24"/>
        </w:rPr>
        <w:t>meto</w:t>
      </w:r>
      <w:proofErr w:type="spellEnd"/>
      <w:r w:rsidR="00BF3400">
        <w:rPr>
          <w:rFonts w:cstheme="minorHAnsi"/>
          <w:sz w:val="24"/>
          <w:szCs w:val="24"/>
        </w:rPr>
        <w:t xml:space="preserve"> </w:t>
      </w:r>
      <w:r w:rsidR="00BA3349">
        <w:rPr>
          <w:rFonts w:cstheme="minorHAnsi"/>
          <w:sz w:val="24"/>
          <w:szCs w:val="24"/>
        </w:rPr>
        <w:t>19</w:t>
      </w:r>
      <w:r w:rsidR="00E63E8F">
        <w:rPr>
          <w:rFonts w:cstheme="minorHAnsi"/>
          <w:sz w:val="24"/>
          <w:szCs w:val="24"/>
        </w:rPr>
        <w:t>97</w:t>
      </w:r>
      <w:r w:rsidR="00BA3349">
        <w:rPr>
          <w:rFonts w:cstheme="minorHAnsi"/>
          <w:sz w:val="24"/>
          <w:szCs w:val="24"/>
        </w:rPr>
        <w:t>)</w:t>
      </w:r>
      <w:r w:rsidR="00FA0A18" w:rsidRPr="007A19CB">
        <w:rPr>
          <w:rFonts w:cstheme="minorHAnsi"/>
          <w:sz w:val="24"/>
          <w:szCs w:val="24"/>
        </w:rPr>
        <w:t>. Likewise, broadly shared styles can serve a similar integrative function across distinct social boundaries (Hegmon 1995:41-43)</w:t>
      </w:r>
      <w:r w:rsidR="00BA3349">
        <w:rPr>
          <w:rFonts w:cstheme="minorHAnsi"/>
          <w:sz w:val="24"/>
          <w:szCs w:val="24"/>
        </w:rPr>
        <w:t xml:space="preserve">, but in other cases a variety of styles may be expected in situations such as migration in what </w:t>
      </w:r>
      <w:r w:rsidR="00BA3349" w:rsidRPr="00E63E8F">
        <w:rPr>
          <w:rFonts w:cstheme="minorHAnsi"/>
          <w:sz w:val="24"/>
          <w:szCs w:val="24"/>
        </w:rPr>
        <w:t xml:space="preserve">Hegmon et al. </w:t>
      </w:r>
      <w:r w:rsidR="00BA3349" w:rsidRPr="007A19CB">
        <w:rPr>
          <w:rFonts w:cstheme="minorHAnsi"/>
          <w:sz w:val="24"/>
          <w:szCs w:val="24"/>
        </w:rPr>
        <w:t>(</w:t>
      </w:r>
      <w:r w:rsidR="00BA3349" w:rsidRPr="00E63E8F">
        <w:rPr>
          <w:rFonts w:cstheme="minorHAnsi"/>
          <w:sz w:val="24"/>
          <w:szCs w:val="24"/>
        </w:rPr>
        <w:t>2016)</w:t>
      </w:r>
      <w:r w:rsidR="00BA3349">
        <w:rPr>
          <w:rFonts w:cstheme="minorHAnsi"/>
          <w:sz w:val="24"/>
          <w:szCs w:val="24"/>
        </w:rPr>
        <w:t xml:space="preserve"> call ‘representational diversity.’</w:t>
      </w:r>
      <w:r w:rsidR="00FA0A18" w:rsidRPr="007A19CB">
        <w:rPr>
          <w:rFonts w:cstheme="minorHAnsi"/>
          <w:sz w:val="24"/>
          <w:szCs w:val="24"/>
        </w:rPr>
        <w:t xml:space="preserve"> If the expansion of the Chaco World in the early 11</w:t>
      </w:r>
      <w:r w:rsidR="00FA0A18" w:rsidRPr="007A19CB">
        <w:rPr>
          <w:rFonts w:cstheme="minorHAnsi"/>
          <w:sz w:val="24"/>
          <w:szCs w:val="24"/>
          <w:vertAlign w:val="superscript"/>
        </w:rPr>
        <w:t>th</w:t>
      </w:r>
      <w:r w:rsidR="00FA0A18" w:rsidRPr="007A19CB">
        <w:rPr>
          <w:rFonts w:cstheme="minorHAnsi"/>
          <w:sz w:val="24"/>
          <w:szCs w:val="24"/>
        </w:rPr>
        <w:t xml:space="preserve"> century created a larger system of interaction within the greater San Juan Basin, sodalities and other cross-cutting </w:t>
      </w:r>
      <w:r w:rsidR="002C0570" w:rsidRPr="007A19CB">
        <w:rPr>
          <w:rFonts w:cstheme="minorHAnsi"/>
          <w:sz w:val="24"/>
          <w:szCs w:val="24"/>
        </w:rPr>
        <w:t xml:space="preserve">social structures such as alliances built through intermarriage </w:t>
      </w:r>
      <w:r w:rsidR="009A262E" w:rsidRPr="007A19CB">
        <w:rPr>
          <w:rFonts w:cstheme="minorHAnsi"/>
          <w:sz w:val="24"/>
          <w:szCs w:val="24"/>
        </w:rPr>
        <w:t xml:space="preserve">and cooperative building programs </w:t>
      </w:r>
      <w:r w:rsidR="00FA0A18" w:rsidRPr="007A19CB">
        <w:rPr>
          <w:rFonts w:cstheme="minorHAnsi"/>
          <w:sz w:val="24"/>
          <w:szCs w:val="24"/>
        </w:rPr>
        <w:t xml:space="preserve">may have been </w:t>
      </w:r>
      <w:r w:rsidR="00E33849" w:rsidRPr="007A19CB">
        <w:rPr>
          <w:rFonts w:cstheme="minorHAnsi"/>
          <w:sz w:val="24"/>
          <w:szCs w:val="24"/>
        </w:rPr>
        <w:t>increasingly</w:t>
      </w:r>
      <w:r w:rsidR="00E258CD" w:rsidRPr="007A19CB">
        <w:rPr>
          <w:rFonts w:cstheme="minorHAnsi"/>
          <w:sz w:val="24"/>
          <w:szCs w:val="24"/>
        </w:rPr>
        <w:t xml:space="preserve"> </w:t>
      </w:r>
      <w:r w:rsidR="00FA0A18" w:rsidRPr="007A19CB">
        <w:rPr>
          <w:rFonts w:cstheme="minorHAnsi"/>
          <w:sz w:val="24"/>
          <w:szCs w:val="24"/>
        </w:rPr>
        <w:t xml:space="preserve">necessary to maintain a system of cross-regional interactions. In this scenario, Dogoszhi-style ceramics may have been a stylistic marker of </w:t>
      </w:r>
      <w:r w:rsidR="003C04EF" w:rsidRPr="007A19CB">
        <w:rPr>
          <w:rFonts w:cstheme="minorHAnsi"/>
          <w:sz w:val="24"/>
          <w:szCs w:val="24"/>
        </w:rPr>
        <w:t xml:space="preserve">just </w:t>
      </w:r>
      <w:r w:rsidR="00FA0A18" w:rsidRPr="007A19CB">
        <w:rPr>
          <w:rFonts w:cstheme="minorHAnsi"/>
          <w:sz w:val="24"/>
          <w:szCs w:val="24"/>
        </w:rPr>
        <w:t xml:space="preserve">one </w:t>
      </w:r>
      <w:r w:rsidR="008B5676" w:rsidRPr="007A19CB">
        <w:rPr>
          <w:rFonts w:cstheme="minorHAnsi"/>
          <w:sz w:val="24"/>
          <w:szCs w:val="24"/>
        </w:rPr>
        <w:t xml:space="preserve">or a subset </w:t>
      </w:r>
      <w:r w:rsidR="00FA0A18" w:rsidRPr="007A19CB">
        <w:rPr>
          <w:rFonts w:cstheme="minorHAnsi"/>
          <w:sz w:val="24"/>
          <w:szCs w:val="24"/>
        </w:rPr>
        <w:t>of th</w:t>
      </w:r>
      <w:r w:rsidR="003C04EF" w:rsidRPr="007A19CB">
        <w:rPr>
          <w:rFonts w:cstheme="minorHAnsi"/>
          <w:sz w:val="24"/>
          <w:szCs w:val="24"/>
        </w:rPr>
        <w:t>ese cross-cutting associations</w:t>
      </w:r>
      <w:r w:rsidR="00BA3349">
        <w:rPr>
          <w:rFonts w:cstheme="minorHAnsi"/>
          <w:sz w:val="24"/>
          <w:szCs w:val="24"/>
        </w:rPr>
        <w:t xml:space="preserve"> within a system of representational diversity.</w:t>
      </w:r>
    </w:p>
    <w:p w14:paraId="049F31CB" w14:textId="2E56877B" w:rsidR="00E5452C" w:rsidRPr="007A19CB" w:rsidRDefault="00E5452C" w:rsidP="00E5452C">
      <w:pPr>
        <w:pStyle w:val="NoSpacing"/>
        <w:rPr>
          <w:rFonts w:cstheme="minorHAnsi"/>
          <w:sz w:val="24"/>
          <w:szCs w:val="24"/>
        </w:rPr>
      </w:pPr>
      <w:r w:rsidRPr="007A19CB">
        <w:rPr>
          <w:rFonts w:cstheme="minorHAnsi"/>
          <w:i/>
          <w:sz w:val="24"/>
          <w:szCs w:val="24"/>
        </w:rPr>
        <w:t>Relationship with Black Mesa-style</w:t>
      </w:r>
    </w:p>
    <w:p w14:paraId="1DBB831D" w14:textId="7EA650FE" w:rsidR="005D22B8" w:rsidRPr="007A19CB" w:rsidRDefault="00FA0A18" w:rsidP="00C23E11">
      <w:pPr>
        <w:pStyle w:val="NoSpacing"/>
        <w:ind w:firstLine="720"/>
        <w:rPr>
          <w:rFonts w:cstheme="minorHAnsi"/>
          <w:sz w:val="24"/>
          <w:szCs w:val="24"/>
        </w:rPr>
      </w:pPr>
      <w:r w:rsidRPr="007A19CB">
        <w:rPr>
          <w:rFonts w:cstheme="minorHAnsi"/>
          <w:sz w:val="24"/>
          <w:szCs w:val="24"/>
        </w:rPr>
        <w:t xml:space="preserve">These inferences are strengthened by our comparison </w:t>
      </w:r>
      <w:r w:rsidR="00E278AF" w:rsidRPr="007A19CB">
        <w:rPr>
          <w:rFonts w:cstheme="minorHAnsi"/>
          <w:sz w:val="24"/>
          <w:szCs w:val="24"/>
        </w:rPr>
        <w:t>between</w:t>
      </w:r>
      <w:r w:rsidRPr="007A19CB">
        <w:rPr>
          <w:rFonts w:cstheme="minorHAnsi"/>
          <w:sz w:val="24"/>
          <w:szCs w:val="24"/>
        </w:rPr>
        <w:t xml:space="preserve"> </w:t>
      </w:r>
      <w:r w:rsidR="00E278AF" w:rsidRPr="007A19CB">
        <w:rPr>
          <w:rFonts w:cstheme="minorHAnsi"/>
          <w:sz w:val="24"/>
          <w:szCs w:val="24"/>
        </w:rPr>
        <w:t xml:space="preserve">the distribution of </w:t>
      </w:r>
      <w:r w:rsidRPr="007A19CB">
        <w:rPr>
          <w:rFonts w:cstheme="minorHAnsi"/>
          <w:sz w:val="24"/>
          <w:szCs w:val="24"/>
        </w:rPr>
        <w:t xml:space="preserve">Black Mesa-style </w:t>
      </w:r>
      <w:r w:rsidR="00E278AF" w:rsidRPr="007A19CB">
        <w:rPr>
          <w:rFonts w:cstheme="minorHAnsi"/>
          <w:sz w:val="24"/>
          <w:szCs w:val="24"/>
        </w:rPr>
        <w:t>with the distribution of Dogoszhi-style. This comparison</w:t>
      </w:r>
      <w:r w:rsidR="00B76BBB" w:rsidRPr="007A19CB">
        <w:rPr>
          <w:rFonts w:cstheme="minorHAnsi"/>
          <w:sz w:val="24"/>
          <w:szCs w:val="24"/>
        </w:rPr>
        <w:t xml:space="preserve"> </w:t>
      </w:r>
      <w:r w:rsidR="00E278AF" w:rsidRPr="007A19CB">
        <w:rPr>
          <w:rFonts w:cstheme="minorHAnsi"/>
          <w:sz w:val="24"/>
          <w:szCs w:val="24"/>
        </w:rPr>
        <w:t>suggests</w:t>
      </w:r>
      <w:r w:rsidR="00F95768" w:rsidRPr="007A19CB">
        <w:rPr>
          <w:rFonts w:cstheme="minorHAnsi"/>
          <w:sz w:val="24"/>
          <w:szCs w:val="24"/>
        </w:rPr>
        <w:t xml:space="preserve"> that the social value of Dogoszhi-style may have been related to</w:t>
      </w:r>
      <w:r w:rsidR="00B76BBB" w:rsidRPr="007A19CB">
        <w:rPr>
          <w:rFonts w:cstheme="minorHAnsi"/>
          <w:sz w:val="24"/>
          <w:szCs w:val="24"/>
        </w:rPr>
        <w:t xml:space="preserve"> specific</w:t>
      </w:r>
      <w:r w:rsidR="00F95768" w:rsidRPr="007A19CB">
        <w:rPr>
          <w:rFonts w:cstheme="minorHAnsi"/>
          <w:sz w:val="24"/>
          <w:szCs w:val="24"/>
        </w:rPr>
        <w:t xml:space="preserve"> geographic associations, particularly with the </w:t>
      </w:r>
      <w:proofErr w:type="spellStart"/>
      <w:r w:rsidR="00F95768" w:rsidRPr="007A19CB">
        <w:rPr>
          <w:rFonts w:cstheme="minorHAnsi"/>
          <w:sz w:val="24"/>
          <w:szCs w:val="24"/>
        </w:rPr>
        <w:t>Chuska</w:t>
      </w:r>
      <w:proofErr w:type="spellEnd"/>
      <w:r w:rsidR="00F95768" w:rsidRPr="007A19CB">
        <w:rPr>
          <w:rFonts w:cstheme="minorHAnsi"/>
          <w:sz w:val="24"/>
          <w:szCs w:val="24"/>
        </w:rPr>
        <w:t xml:space="preserve"> Slope and Red Mesa </w:t>
      </w:r>
      <w:r w:rsidR="00B76BBB" w:rsidRPr="007A19CB">
        <w:rPr>
          <w:rFonts w:cstheme="minorHAnsi"/>
          <w:sz w:val="24"/>
          <w:szCs w:val="24"/>
        </w:rPr>
        <w:t>macro-</w:t>
      </w:r>
      <w:r w:rsidR="00F95768" w:rsidRPr="007A19CB">
        <w:rPr>
          <w:rFonts w:cstheme="minorHAnsi"/>
          <w:sz w:val="24"/>
          <w:szCs w:val="24"/>
        </w:rPr>
        <w:t xml:space="preserve">regions. A primary conclusion of our analysis of Black Mesa-style is that </w:t>
      </w:r>
      <w:r w:rsidR="00EC34A3" w:rsidRPr="007A19CB">
        <w:rPr>
          <w:rFonts w:cstheme="minorHAnsi"/>
          <w:sz w:val="24"/>
          <w:szCs w:val="24"/>
        </w:rPr>
        <w:t>the frequency of Black Mesa-style ceramics in a macro-region during peak intervals of production for that style (A.D. 900</w:t>
      </w:r>
      <w:r w:rsidR="00E05DDD" w:rsidRPr="007A19CB">
        <w:rPr>
          <w:rFonts w:cstheme="minorHAnsi"/>
          <w:sz w:val="24"/>
          <w:szCs w:val="24"/>
        </w:rPr>
        <w:t>–</w:t>
      </w:r>
      <w:r w:rsidR="00EC34A3" w:rsidRPr="007A19CB">
        <w:rPr>
          <w:rFonts w:cstheme="minorHAnsi"/>
          <w:sz w:val="24"/>
          <w:szCs w:val="24"/>
        </w:rPr>
        <w:t>1000), strongly predicts the frequency of Dogoszhi-style ceramics in that same region</w:t>
      </w:r>
      <w:r w:rsidR="00E278AF" w:rsidRPr="007A19CB">
        <w:rPr>
          <w:rFonts w:cstheme="minorHAnsi"/>
          <w:sz w:val="24"/>
          <w:szCs w:val="24"/>
        </w:rPr>
        <w:t xml:space="preserve">, </w:t>
      </w:r>
      <w:r w:rsidR="00E278AF" w:rsidRPr="00AE7D74">
        <w:rPr>
          <w:rFonts w:cstheme="minorHAnsi"/>
          <w:color w:val="000000" w:themeColor="text1"/>
          <w:sz w:val="24"/>
          <w:szCs w:val="24"/>
        </w:rPr>
        <w:t>with the</w:t>
      </w:r>
      <w:r w:rsidR="00F95768" w:rsidRPr="00AE7D74">
        <w:rPr>
          <w:rFonts w:cstheme="minorHAnsi"/>
          <w:color w:val="000000" w:themeColor="text1"/>
          <w:sz w:val="24"/>
          <w:szCs w:val="24"/>
        </w:rPr>
        <w:t xml:space="preserve"> important exception</w:t>
      </w:r>
      <w:r w:rsidR="00AE7D74" w:rsidRPr="00AE7D74">
        <w:rPr>
          <w:rFonts w:cstheme="minorHAnsi"/>
          <w:color w:val="000000" w:themeColor="text1"/>
          <w:sz w:val="24"/>
          <w:szCs w:val="24"/>
        </w:rPr>
        <w:t>s</w:t>
      </w:r>
      <w:r w:rsidR="00F95768" w:rsidRPr="00AE7D74">
        <w:rPr>
          <w:rFonts w:cstheme="minorHAnsi"/>
          <w:color w:val="000000" w:themeColor="text1"/>
          <w:sz w:val="24"/>
          <w:szCs w:val="24"/>
        </w:rPr>
        <w:t xml:space="preserve"> </w:t>
      </w:r>
      <w:r w:rsidR="00E278AF" w:rsidRPr="00AE7D74">
        <w:rPr>
          <w:rFonts w:cstheme="minorHAnsi"/>
          <w:color w:val="000000" w:themeColor="text1"/>
          <w:sz w:val="24"/>
          <w:szCs w:val="24"/>
        </w:rPr>
        <w:t>of the</w:t>
      </w:r>
      <w:r w:rsidR="00F95768" w:rsidRPr="00AE7D74">
        <w:rPr>
          <w:rFonts w:cstheme="minorHAnsi"/>
          <w:color w:val="000000" w:themeColor="text1"/>
          <w:sz w:val="24"/>
          <w:szCs w:val="24"/>
        </w:rPr>
        <w:t xml:space="preserve"> Rio </w:t>
      </w:r>
      <w:r w:rsidR="00E278AF" w:rsidRPr="00AE7D74">
        <w:rPr>
          <w:rFonts w:cstheme="minorHAnsi"/>
          <w:color w:val="000000" w:themeColor="text1"/>
          <w:sz w:val="24"/>
          <w:szCs w:val="24"/>
        </w:rPr>
        <w:t>Puerco of the West</w:t>
      </w:r>
      <w:r w:rsidR="00AE7D74" w:rsidRPr="00AE7D74">
        <w:rPr>
          <w:rFonts w:cstheme="minorHAnsi"/>
          <w:color w:val="000000" w:themeColor="text1"/>
          <w:sz w:val="24"/>
          <w:szCs w:val="24"/>
        </w:rPr>
        <w:t>, Defiance Plateau, and Southeast Utah macro-regions</w:t>
      </w:r>
      <w:r w:rsidR="007B0167" w:rsidRPr="00AE7D74">
        <w:rPr>
          <w:rFonts w:cstheme="minorHAnsi"/>
          <w:color w:val="000000" w:themeColor="text1"/>
          <w:sz w:val="24"/>
          <w:szCs w:val="24"/>
        </w:rPr>
        <w:t xml:space="preserve">. </w:t>
      </w:r>
      <w:r w:rsidR="00AE7D74" w:rsidRPr="00AE7D74">
        <w:rPr>
          <w:rFonts w:cstheme="minorHAnsi"/>
          <w:color w:val="000000" w:themeColor="text1"/>
          <w:sz w:val="24"/>
          <w:szCs w:val="24"/>
        </w:rPr>
        <w:t xml:space="preserve">Excluding these three regions, the already positive correlation between mean percent of Black Mesa-style ceramics and mean percent of Dogoszhi-style ceramics in a region increases to a strongly positive </w:t>
      </w:r>
      <w:ins w:id="117" w:author="Matthew Peeples" w:date="2020-10-21T14:06:00Z">
        <w:r w:rsidR="00533862">
          <w:rPr>
            <w:rFonts w:cstheme="minorHAnsi"/>
            <w:color w:val="000000" w:themeColor="text1"/>
            <w:sz w:val="24"/>
            <w:szCs w:val="24"/>
          </w:rPr>
          <w:t xml:space="preserve">rank-order </w:t>
        </w:r>
      </w:ins>
      <w:r w:rsidR="00AE7D74" w:rsidRPr="00AE7D74">
        <w:rPr>
          <w:rFonts w:cstheme="minorHAnsi"/>
          <w:color w:val="000000" w:themeColor="text1"/>
          <w:sz w:val="24"/>
          <w:szCs w:val="24"/>
        </w:rPr>
        <w:t>correlation (ρ=0.63). Yet, t</w:t>
      </w:r>
      <w:r w:rsidR="007B0167" w:rsidRPr="00AE7D74">
        <w:rPr>
          <w:rFonts w:cstheme="minorHAnsi"/>
          <w:color w:val="000000" w:themeColor="text1"/>
          <w:sz w:val="24"/>
          <w:szCs w:val="24"/>
        </w:rPr>
        <w:t>h</w:t>
      </w:r>
      <w:r w:rsidR="00AE7D74" w:rsidRPr="00AE7D74">
        <w:rPr>
          <w:rFonts w:cstheme="minorHAnsi"/>
          <w:color w:val="000000" w:themeColor="text1"/>
          <w:sz w:val="24"/>
          <w:szCs w:val="24"/>
        </w:rPr>
        <w:t>e existence of these</w:t>
      </w:r>
      <w:r w:rsidR="00E278AF" w:rsidRPr="00AE7D74">
        <w:rPr>
          <w:rFonts w:cstheme="minorHAnsi"/>
          <w:color w:val="000000" w:themeColor="text1"/>
          <w:sz w:val="24"/>
          <w:szCs w:val="24"/>
        </w:rPr>
        <w:t xml:space="preserve"> exception</w:t>
      </w:r>
      <w:r w:rsidR="00AE7D74" w:rsidRPr="00AE7D74">
        <w:rPr>
          <w:rFonts w:cstheme="minorHAnsi"/>
          <w:color w:val="000000" w:themeColor="text1"/>
          <w:sz w:val="24"/>
          <w:szCs w:val="24"/>
        </w:rPr>
        <w:t>s to a strong overall pattern</w:t>
      </w:r>
      <w:r w:rsidR="00E278AF" w:rsidRPr="00AE7D74">
        <w:rPr>
          <w:rFonts w:cstheme="minorHAnsi"/>
          <w:color w:val="000000" w:themeColor="text1"/>
          <w:sz w:val="24"/>
          <w:szCs w:val="24"/>
        </w:rPr>
        <w:t xml:space="preserve"> </w:t>
      </w:r>
      <w:r w:rsidR="00AE7D74" w:rsidRPr="00AE7D74">
        <w:rPr>
          <w:rFonts w:cstheme="minorHAnsi"/>
          <w:color w:val="000000" w:themeColor="text1"/>
          <w:sz w:val="24"/>
          <w:szCs w:val="24"/>
        </w:rPr>
        <w:t>do suggest</w:t>
      </w:r>
      <w:r w:rsidR="00F95768" w:rsidRPr="00AE7D74">
        <w:rPr>
          <w:rFonts w:cstheme="minorHAnsi"/>
          <w:color w:val="000000" w:themeColor="text1"/>
          <w:sz w:val="24"/>
          <w:szCs w:val="24"/>
        </w:rPr>
        <w:t xml:space="preserve"> that the </w:t>
      </w:r>
      <w:r w:rsidR="007B0167" w:rsidRPr="00AE7D74">
        <w:rPr>
          <w:rFonts w:cstheme="minorHAnsi"/>
          <w:color w:val="000000" w:themeColor="text1"/>
          <w:sz w:val="24"/>
          <w:szCs w:val="24"/>
        </w:rPr>
        <w:t xml:space="preserve">social </w:t>
      </w:r>
      <w:r w:rsidR="00F95768" w:rsidRPr="00AE7D74">
        <w:rPr>
          <w:rFonts w:cstheme="minorHAnsi"/>
          <w:color w:val="000000" w:themeColor="text1"/>
          <w:sz w:val="24"/>
          <w:szCs w:val="24"/>
        </w:rPr>
        <w:t xml:space="preserve">value of Dogoszhi-style is not </w:t>
      </w:r>
      <w:r w:rsidR="00E278AF" w:rsidRPr="00AE7D74">
        <w:rPr>
          <w:rFonts w:cstheme="minorHAnsi"/>
          <w:color w:val="000000" w:themeColor="text1"/>
          <w:sz w:val="24"/>
          <w:szCs w:val="24"/>
        </w:rPr>
        <w:t>exactly</w:t>
      </w:r>
      <w:r w:rsidR="00F95768" w:rsidRPr="00AE7D74">
        <w:rPr>
          <w:rFonts w:cstheme="minorHAnsi"/>
          <w:color w:val="000000" w:themeColor="text1"/>
          <w:sz w:val="24"/>
          <w:szCs w:val="24"/>
        </w:rPr>
        <w:t xml:space="preserve"> analogous with that of Black Mesa-style.</w:t>
      </w:r>
      <w:r w:rsidR="001A2B2A" w:rsidRPr="00AE7D74">
        <w:rPr>
          <w:rFonts w:cstheme="minorHAnsi"/>
          <w:color w:val="000000" w:themeColor="text1"/>
          <w:sz w:val="24"/>
          <w:szCs w:val="24"/>
        </w:rPr>
        <w:t xml:space="preserve"> </w:t>
      </w:r>
      <w:commentRangeStart w:id="118"/>
      <w:r w:rsidR="00F95768" w:rsidRPr="007A19CB">
        <w:rPr>
          <w:rFonts w:cstheme="minorHAnsi"/>
          <w:sz w:val="24"/>
          <w:szCs w:val="24"/>
        </w:rPr>
        <w:t xml:space="preserve">The development of Dogoszhi-style from the earlier Black Mesa-style </w:t>
      </w:r>
      <w:r w:rsidR="001A2B2A" w:rsidRPr="007A19CB">
        <w:rPr>
          <w:rFonts w:cstheme="minorHAnsi"/>
          <w:sz w:val="24"/>
          <w:szCs w:val="24"/>
        </w:rPr>
        <w:t>in the early 11</w:t>
      </w:r>
      <w:r w:rsidR="001A2B2A" w:rsidRPr="007A19CB">
        <w:rPr>
          <w:rFonts w:cstheme="minorHAnsi"/>
          <w:sz w:val="24"/>
          <w:szCs w:val="24"/>
          <w:vertAlign w:val="superscript"/>
        </w:rPr>
        <w:t>th</w:t>
      </w:r>
      <w:r w:rsidR="001A2B2A" w:rsidRPr="007A19CB">
        <w:rPr>
          <w:rFonts w:cstheme="minorHAnsi"/>
          <w:sz w:val="24"/>
          <w:szCs w:val="24"/>
        </w:rPr>
        <w:t xml:space="preserve"> </w:t>
      </w:r>
      <w:commentRangeEnd w:id="118"/>
      <w:r w:rsidR="00533862">
        <w:rPr>
          <w:rStyle w:val="CommentReference"/>
        </w:rPr>
        <w:commentReference w:id="118"/>
      </w:r>
      <w:r w:rsidR="001A2B2A" w:rsidRPr="007A19CB">
        <w:rPr>
          <w:rFonts w:cstheme="minorHAnsi"/>
          <w:sz w:val="24"/>
          <w:szCs w:val="24"/>
        </w:rPr>
        <w:t xml:space="preserve">century </w:t>
      </w:r>
      <w:r w:rsidR="00F95768" w:rsidRPr="007A19CB">
        <w:rPr>
          <w:rFonts w:cstheme="minorHAnsi"/>
          <w:sz w:val="24"/>
          <w:szCs w:val="24"/>
        </w:rPr>
        <w:t>coincides with other major transformations in the structure of the Chaco World</w:t>
      </w:r>
      <w:r w:rsidR="007B0167" w:rsidRPr="007A19CB">
        <w:rPr>
          <w:rFonts w:cstheme="minorHAnsi"/>
          <w:sz w:val="24"/>
          <w:szCs w:val="24"/>
        </w:rPr>
        <w:t xml:space="preserve">, </w:t>
      </w:r>
      <w:r w:rsidR="001A2B2A" w:rsidRPr="007A19CB">
        <w:rPr>
          <w:rFonts w:cstheme="minorHAnsi"/>
          <w:sz w:val="24"/>
          <w:szCs w:val="24"/>
        </w:rPr>
        <w:t xml:space="preserve">particularly the rapid spread of hallmarks of the Chaco World, like great house architecture, across the Four Corners region. </w:t>
      </w:r>
      <w:r w:rsidR="00F95768" w:rsidRPr="007A19CB">
        <w:rPr>
          <w:rFonts w:cstheme="minorHAnsi"/>
          <w:sz w:val="24"/>
          <w:szCs w:val="24"/>
        </w:rPr>
        <w:t>The greater formality of Dogoszhi-style relative to Black Mesa-</w:t>
      </w:r>
      <w:r w:rsidR="00F95768" w:rsidRPr="007A19CB">
        <w:rPr>
          <w:rFonts w:cstheme="minorHAnsi"/>
          <w:sz w:val="24"/>
          <w:szCs w:val="24"/>
        </w:rPr>
        <w:lastRenderedPageBreak/>
        <w:t>style (see Was</w:t>
      </w:r>
      <w:r w:rsidR="00523B97" w:rsidRPr="007A19CB">
        <w:rPr>
          <w:rFonts w:cstheme="minorHAnsi"/>
          <w:sz w:val="24"/>
          <w:szCs w:val="24"/>
        </w:rPr>
        <w:t>h</w:t>
      </w:r>
      <w:r w:rsidR="00F95768" w:rsidRPr="007A19CB">
        <w:rPr>
          <w:rFonts w:cstheme="minorHAnsi"/>
          <w:sz w:val="24"/>
          <w:szCs w:val="24"/>
        </w:rPr>
        <w:t xml:space="preserve">burn </w:t>
      </w:r>
      <w:r w:rsidR="00523B97" w:rsidRPr="007A19CB">
        <w:rPr>
          <w:rFonts w:cstheme="minorHAnsi"/>
          <w:sz w:val="24"/>
          <w:szCs w:val="24"/>
        </w:rPr>
        <w:t>2011</w:t>
      </w:r>
      <w:r w:rsidR="00F95768" w:rsidRPr="007A19CB">
        <w:rPr>
          <w:rFonts w:cstheme="minorHAnsi"/>
          <w:sz w:val="24"/>
          <w:szCs w:val="24"/>
        </w:rPr>
        <w:t>) also su</w:t>
      </w:r>
      <w:r w:rsidR="007B0167" w:rsidRPr="007A19CB">
        <w:rPr>
          <w:rFonts w:cstheme="minorHAnsi"/>
          <w:sz w:val="24"/>
          <w:szCs w:val="24"/>
        </w:rPr>
        <w:t>ggests a greater value placed on the production of Dogoszhi-style ceramics relative to their Black Mesa counterparts</w:t>
      </w:r>
      <w:r w:rsidR="00CF1B14" w:rsidRPr="007A19CB">
        <w:rPr>
          <w:rFonts w:cstheme="minorHAnsi"/>
          <w:sz w:val="24"/>
          <w:szCs w:val="24"/>
        </w:rPr>
        <w:t>.</w:t>
      </w:r>
      <w:r w:rsidR="000D6AB0" w:rsidRPr="007A19CB">
        <w:rPr>
          <w:rFonts w:cstheme="minorHAnsi"/>
          <w:sz w:val="24"/>
          <w:szCs w:val="24"/>
        </w:rPr>
        <w:t xml:space="preserve"> </w:t>
      </w:r>
    </w:p>
    <w:p w14:paraId="1ACF6A0B" w14:textId="7DA44DDF" w:rsidR="00FC7342" w:rsidRPr="007A19CB" w:rsidRDefault="007D549A" w:rsidP="0067508E">
      <w:pPr>
        <w:pStyle w:val="NoSpacing"/>
        <w:rPr>
          <w:rFonts w:cstheme="minorHAnsi"/>
          <w:sz w:val="24"/>
          <w:szCs w:val="24"/>
        </w:rPr>
      </w:pPr>
      <w:r w:rsidRPr="007A19CB">
        <w:rPr>
          <w:rFonts w:cstheme="minorHAnsi"/>
          <w:sz w:val="24"/>
          <w:szCs w:val="24"/>
        </w:rPr>
        <w:tab/>
        <w:t xml:space="preserve">The </w:t>
      </w:r>
      <w:r w:rsidR="00AC2D26" w:rsidRPr="007A19CB">
        <w:rPr>
          <w:rFonts w:cstheme="minorHAnsi"/>
          <w:sz w:val="24"/>
          <w:szCs w:val="24"/>
        </w:rPr>
        <w:t>continuity of</w:t>
      </w:r>
      <w:r w:rsidRPr="007A19CB">
        <w:rPr>
          <w:rFonts w:cstheme="minorHAnsi"/>
          <w:sz w:val="24"/>
          <w:szCs w:val="24"/>
        </w:rPr>
        <w:t xml:space="preserve"> Black Mesa- and Dogoszhi-st</w:t>
      </w:r>
      <w:r w:rsidR="00AC2D26" w:rsidRPr="007A19CB">
        <w:rPr>
          <w:rFonts w:cstheme="minorHAnsi"/>
          <w:sz w:val="24"/>
          <w:szCs w:val="24"/>
        </w:rPr>
        <w:t>yle ceramic consumption</w:t>
      </w:r>
      <w:r w:rsidRPr="007A19CB">
        <w:rPr>
          <w:rFonts w:cstheme="minorHAnsi"/>
          <w:sz w:val="24"/>
          <w:szCs w:val="24"/>
        </w:rPr>
        <w:t xml:space="preserve"> in the </w:t>
      </w:r>
      <w:proofErr w:type="spellStart"/>
      <w:r w:rsidRPr="007A19CB">
        <w:rPr>
          <w:rFonts w:cstheme="minorHAnsi"/>
          <w:sz w:val="24"/>
          <w:szCs w:val="24"/>
        </w:rPr>
        <w:t>Chuska</w:t>
      </w:r>
      <w:proofErr w:type="spellEnd"/>
      <w:r w:rsidRPr="007A19CB">
        <w:rPr>
          <w:rFonts w:cstheme="minorHAnsi"/>
          <w:sz w:val="24"/>
          <w:szCs w:val="24"/>
        </w:rPr>
        <w:t xml:space="preserve"> Slope, Red Mesa, and Lobo Mesa macro-regions is informative about both the origins of </w:t>
      </w:r>
      <w:r w:rsidRPr="00AE7D74">
        <w:rPr>
          <w:rFonts w:cstheme="minorHAnsi"/>
          <w:color w:val="000000" w:themeColor="text1"/>
          <w:sz w:val="24"/>
          <w:szCs w:val="24"/>
        </w:rPr>
        <w:t xml:space="preserve">Dogoszhi as a style and its probable social value in the Chaco World. This continuity in the popularity of both styles, combined with the earliest Dogoszhi-style analogs belonging to the </w:t>
      </w:r>
      <w:proofErr w:type="spellStart"/>
      <w:r w:rsidRPr="00AE7D74">
        <w:rPr>
          <w:rFonts w:cstheme="minorHAnsi"/>
          <w:color w:val="000000" w:themeColor="text1"/>
          <w:sz w:val="24"/>
          <w:szCs w:val="24"/>
        </w:rPr>
        <w:t>Chuska</w:t>
      </w:r>
      <w:proofErr w:type="spellEnd"/>
      <w:r w:rsidRPr="00AE7D74">
        <w:rPr>
          <w:rFonts w:cstheme="minorHAnsi"/>
          <w:color w:val="000000" w:themeColor="text1"/>
          <w:sz w:val="24"/>
          <w:szCs w:val="24"/>
        </w:rPr>
        <w:t xml:space="preserve"> White Ware series, suggests that the style may have originated in the late 10</w:t>
      </w:r>
      <w:r w:rsidRPr="00AE7D74">
        <w:rPr>
          <w:rFonts w:cstheme="minorHAnsi"/>
          <w:color w:val="000000" w:themeColor="text1"/>
          <w:sz w:val="24"/>
          <w:szCs w:val="24"/>
          <w:vertAlign w:val="superscript"/>
        </w:rPr>
        <w:t>th</w:t>
      </w:r>
      <w:r w:rsidRPr="00AE7D74">
        <w:rPr>
          <w:rFonts w:cstheme="minorHAnsi"/>
          <w:color w:val="000000" w:themeColor="text1"/>
          <w:sz w:val="24"/>
          <w:szCs w:val="24"/>
        </w:rPr>
        <w:t xml:space="preserve"> and early 11</w:t>
      </w:r>
      <w:r w:rsidRPr="00AE7D74">
        <w:rPr>
          <w:rFonts w:cstheme="minorHAnsi"/>
          <w:color w:val="000000" w:themeColor="text1"/>
          <w:sz w:val="24"/>
          <w:szCs w:val="24"/>
          <w:vertAlign w:val="superscript"/>
        </w:rPr>
        <w:t>th</w:t>
      </w:r>
      <w:r w:rsidRPr="00AE7D74">
        <w:rPr>
          <w:rFonts w:cstheme="minorHAnsi"/>
          <w:color w:val="000000" w:themeColor="text1"/>
          <w:sz w:val="24"/>
          <w:szCs w:val="24"/>
        </w:rPr>
        <w:t xml:space="preserve"> century communities of the </w:t>
      </w:r>
      <w:proofErr w:type="spellStart"/>
      <w:r w:rsidRPr="00AE7D74">
        <w:rPr>
          <w:rFonts w:cstheme="minorHAnsi"/>
          <w:color w:val="000000" w:themeColor="text1"/>
          <w:sz w:val="24"/>
          <w:szCs w:val="24"/>
        </w:rPr>
        <w:t>Chuska</w:t>
      </w:r>
      <w:proofErr w:type="spellEnd"/>
      <w:r w:rsidRPr="00AE7D74">
        <w:rPr>
          <w:rFonts w:cstheme="minorHAnsi"/>
          <w:color w:val="000000" w:themeColor="text1"/>
          <w:sz w:val="24"/>
          <w:szCs w:val="24"/>
        </w:rPr>
        <w:t xml:space="preserve"> Slope, and spread effectively to communities to the south in the Lobo Mesa and Red Mesa macro-regions. </w:t>
      </w:r>
      <w:r w:rsidR="00FC7342" w:rsidRPr="00AE7D74">
        <w:rPr>
          <w:rFonts w:cstheme="minorHAnsi"/>
          <w:color w:val="000000" w:themeColor="text1"/>
          <w:sz w:val="24"/>
          <w:szCs w:val="24"/>
        </w:rPr>
        <w:t xml:space="preserve">The discontinuity of </w:t>
      </w:r>
      <w:r w:rsidR="00AC2D26" w:rsidRPr="00AE7D74">
        <w:rPr>
          <w:rFonts w:cstheme="minorHAnsi"/>
          <w:color w:val="000000" w:themeColor="text1"/>
          <w:sz w:val="24"/>
          <w:szCs w:val="24"/>
        </w:rPr>
        <w:t xml:space="preserve">high </w:t>
      </w:r>
      <w:r w:rsidR="00FC7342" w:rsidRPr="00AE7D74">
        <w:rPr>
          <w:rFonts w:cstheme="minorHAnsi"/>
          <w:color w:val="000000" w:themeColor="text1"/>
          <w:sz w:val="24"/>
          <w:szCs w:val="24"/>
        </w:rPr>
        <w:t xml:space="preserve">Black Mesa-style </w:t>
      </w:r>
      <w:r w:rsidR="00AC2D26" w:rsidRPr="00AE7D74">
        <w:rPr>
          <w:rFonts w:cstheme="minorHAnsi"/>
          <w:color w:val="000000" w:themeColor="text1"/>
          <w:sz w:val="24"/>
          <w:szCs w:val="24"/>
        </w:rPr>
        <w:t xml:space="preserve">consumption </w:t>
      </w:r>
      <w:r w:rsidR="00FC7342" w:rsidRPr="00AE7D74">
        <w:rPr>
          <w:rFonts w:cstheme="minorHAnsi"/>
          <w:color w:val="000000" w:themeColor="text1"/>
          <w:sz w:val="24"/>
          <w:szCs w:val="24"/>
        </w:rPr>
        <w:t>with</w:t>
      </w:r>
      <w:r w:rsidR="00AC2D26" w:rsidRPr="00AE7D74">
        <w:rPr>
          <w:rFonts w:cstheme="minorHAnsi"/>
          <w:color w:val="000000" w:themeColor="text1"/>
          <w:sz w:val="24"/>
          <w:szCs w:val="24"/>
        </w:rPr>
        <w:t xml:space="preserve"> low</w:t>
      </w:r>
      <w:r w:rsidR="00FC7342" w:rsidRPr="00AE7D74">
        <w:rPr>
          <w:rFonts w:cstheme="minorHAnsi"/>
          <w:color w:val="000000" w:themeColor="text1"/>
          <w:sz w:val="24"/>
          <w:szCs w:val="24"/>
        </w:rPr>
        <w:t xml:space="preserve"> Dogoszhi-style </w:t>
      </w:r>
      <w:r w:rsidR="00AC2D26" w:rsidRPr="00AE7D74">
        <w:rPr>
          <w:rFonts w:cstheme="minorHAnsi"/>
          <w:color w:val="000000" w:themeColor="text1"/>
          <w:sz w:val="24"/>
          <w:szCs w:val="24"/>
        </w:rPr>
        <w:t>consumption</w:t>
      </w:r>
      <w:r w:rsidR="00FC7342" w:rsidRPr="00AE7D74">
        <w:rPr>
          <w:rFonts w:cstheme="minorHAnsi"/>
          <w:color w:val="000000" w:themeColor="text1"/>
          <w:sz w:val="24"/>
          <w:szCs w:val="24"/>
        </w:rPr>
        <w:t xml:space="preserve"> in the Rio Puerco of the West </w:t>
      </w:r>
      <w:r w:rsidR="00AC2D26" w:rsidRPr="00AE7D74">
        <w:rPr>
          <w:rFonts w:cstheme="minorHAnsi"/>
          <w:color w:val="000000" w:themeColor="text1"/>
          <w:sz w:val="24"/>
          <w:szCs w:val="24"/>
        </w:rPr>
        <w:t xml:space="preserve">macro-region </w:t>
      </w:r>
      <w:r w:rsidR="00FC7342" w:rsidRPr="00AE7D74">
        <w:rPr>
          <w:rFonts w:cstheme="minorHAnsi"/>
          <w:color w:val="000000" w:themeColor="text1"/>
          <w:sz w:val="24"/>
          <w:szCs w:val="24"/>
        </w:rPr>
        <w:t xml:space="preserve">further suggests that communities in the </w:t>
      </w:r>
      <w:proofErr w:type="spellStart"/>
      <w:r w:rsidR="00FC7342" w:rsidRPr="00AE7D74">
        <w:rPr>
          <w:rFonts w:cstheme="minorHAnsi"/>
          <w:color w:val="000000" w:themeColor="text1"/>
          <w:sz w:val="24"/>
          <w:szCs w:val="24"/>
        </w:rPr>
        <w:t>Chuska</w:t>
      </w:r>
      <w:proofErr w:type="spellEnd"/>
      <w:r w:rsidR="00FC7342" w:rsidRPr="00AE7D74">
        <w:rPr>
          <w:rFonts w:cstheme="minorHAnsi"/>
          <w:color w:val="000000" w:themeColor="text1"/>
          <w:sz w:val="24"/>
          <w:szCs w:val="24"/>
        </w:rPr>
        <w:t xml:space="preserve"> Slope, Lobo Mesa, and Red Mesa </w:t>
      </w:r>
      <w:r w:rsidR="00FC7342" w:rsidRPr="007A19CB">
        <w:rPr>
          <w:rFonts w:cstheme="minorHAnsi"/>
          <w:sz w:val="24"/>
          <w:szCs w:val="24"/>
        </w:rPr>
        <w:t>reg</w:t>
      </w:r>
      <w:r w:rsidR="007B0167" w:rsidRPr="007A19CB">
        <w:rPr>
          <w:rFonts w:cstheme="minorHAnsi"/>
          <w:sz w:val="24"/>
          <w:szCs w:val="24"/>
        </w:rPr>
        <w:t>ions were the primary agents in developing</w:t>
      </w:r>
      <w:r w:rsidR="00FC7342" w:rsidRPr="007A19CB">
        <w:rPr>
          <w:rFonts w:cstheme="minorHAnsi"/>
          <w:sz w:val="24"/>
          <w:szCs w:val="24"/>
        </w:rPr>
        <w:t xml:space="preserve"> a Dogoszhi-style distinct from the earlier Black Mesa-style. </w:t>
      </w:r>
      <w:r w:rsidR="00AE7D74">
        <w:rPr>
          <w:rFonts w:cstheme="minorHAnsi"/>
          <w:sz w:val="24"/>
          <w:szCs w:val="24"/>
        </w:rPr>
        <w:t xml:space="preserve">Likewise, the ready adoption of Dogoszhi-style ceramics in the Defiance Plateau and Southeast Utah regions, despite an earlier lack of consumption of Black Mesa-style ceramics, suggests that these regions were not involved in the development of Dogoszhi-style. </w:t>
      </w:r>
    </w:p>
    <w:p w14:paraId="327DA925" w14:textId="3E0859F1" w:rsidR="003267FF" w:rsidRPr="007A19CB" w:rsidRDefault="007D549A" w:rsidP="00FC7342">
      <w:pPr>
        <w:pStyle w:val="NoSpacing"/>
        <w:ind w:firstLine="720"/>
        <w:rPr>
          <w:rFonts w:cstheme="minorHAnsi"/>
          <w:sz w:val="24"/>
          <w:szCs w:val="24"/>
        </w:rPr>
      </w:pPr>
      <w:r w:rsidRPr="007A19CB">
        <w:rPr>
          <w:rFonts w:cstheme="minorHAnsi"/>
          <w:sz w:val="24"/>
          <w:szCs w:val="24"/>
        </w:rPr>
        <w:t xml:space="preserve">Archaeologists have previously connected communities in the </w:t>
      </w:r>
      <w:proofErr w:type="spellStart"/>
      <w:r w:rsidRPr="007A19CB">
        <w:rPr>
          <w:rFonts w:cstheme="minorHAnsi"/>
          <w:sz w:val="24"/>
          <w:szCs w:val="24"/>
        </w:rPr>
        <w:t>Chuska</w:t>
      </w:r>
      <w:proofErr w:type="spellEnd"/>
      <w:r w:rsidRPr="007A19CB">
        <w:rPr>
          <w:rFonts w:cstheme="minorHAnsi"/>
          <w:sz w:val="24"/>
          <w:szCs w:val="24"/>
        </w:rPr>
        <w:t xml:space="preserve"> Slope with Chaco Canyon itself, through importation of timbers for great house construction (</w:t>
      </w:r>
      <w:r w:rsidR="00EA159F" w:rsidRPr="007A19CB">
        <w:rPr>
          <w:rFonts w:cstheme="minorHAnsi"/>
          <w:sz w:val="24"/>
          <w:szCs w:val="24"/>
        </w:rPr>
        <w:t>Betancourt 1986</w:t>
      </w:r>
      <w:r w:rsidR="00845E9E" w:rsidRPr="007A19CB">
        <w:rPr>
          <w:rFonts w:cstheme="minorHAnsi"/>
          <w:sz w:val="24"/>
          <w:szCs w:val="24"/>
        </w:rPr>
        <w:t xml:space="preserve">; </w:t>
      </w:r>
      <w:proofErr w:type="spellStart"/>
      <w:r w:rsidR="00845E9E" w:rsidRPr="007A19CB">
        <w:rPr>
          <w:rFonts w:cstheme="minorHAnsi"/>
          <w:sz w:val="24"/>
          <w:szCs w:val="24"/>
        </w:rPr>
        <w:t>Guiterman</w:t>
      </w:r>
      <w:proofErr w:type="spellEnd"/>
      <w:r w:rsidR="00845E9E" w:rsidRPr="007A19CB">
        <w:rPr>
          <w:rFonts w:cstheme="minorHAnsi"/>
          <w:sz w:val="24"/>
          <w:szCs w:val="24"/>
        </w:rPr>
        <w:t xml:space="preserve"> et al.</w:t>
      </w:r>
      <w:r w:rsidR="00BC337D" w:rsidRPr="007A19CB">
        <w:rPr>
          <w:rFonts w:cstheme="minorHAnsi"/>
          <w:sz w:val="24"/>
          <w:szCs w:val="24"/>
        </w:rPr>
        <w:t xml:space="preserve"> </w:t>
      </w:r>
      <w:r w:rsidR="00845E9E" w:rsidRPr="007A19CB">
        <w:rPr>
          <w:rFonts w:cstheme="minorHAnsi"/>
          <w:sz w:val="24"/>
          <w:szCs w:val="24"/>
        </w:rPr>
        <w:t>201</w:t>
      </w:r>
      <w:r w:rsidR="00523B97" w:rsidRPr="007A19CB">
        <w:rPr>
          <w:rFonts w:cstheme="minorHAnsi"/>
          <w:sz w:val="24"/>
          <w:szCs w:val="24"/>
        </w:rPr>
        <w:t>6</w:t>
      </w:r>
      <w:r w:rsidRPr="007A19CB">
        <w:rPr>
          <w:rFonts w:cstheme="minorHAnsi"/>
          <w:sz w:val="24"/>
          <w:szCs w:val="24"/>
        </w:rPr>
        <w:t xml:space="preserve">), </w:t>
      </w:r>
      <w:proofErr w:type="spellStart"/>
      <w:r w:rsidRPr="007A19CB">
        <w:rPr>
          <w:rFonts w:cstheme="minorHAnsi"/>
          <w:sz w:val="24"/>
          <w:szCs w:val="24"/>
        </w:rPr>
        <w:t>Narbona</w:t>
      </w:r>
      <w:proofErr w:type="spellEnd"/>
      <w:r w:rsidRPr="007A19CB">
        <w:rPr>
          <w:rFonts w:cstheme="minorHAnsi"/>
          <w:sz w:val="24"/>
          <w:szCs w:val="24"/>
        </w:rPr>
        <w:t xml:space="preserve"> Pass chert</w:t>
      </w:r>
      <w:r w:rsidR="002A16EA" w:rsidRPr="007A19CB">
        <w:rPr>
          <w:rFonts w:cstheme="minorHAnsi"/>
          <w:sz w:val="24"/>
          <w:szCs w:val="24"/>
        </w:rPr>
        <w:t>,</w:t>
      </w:r>
      <w:r w:rsidRPr="007A19CB">
        <w:rPr>
          <w:rFonts w:cstheme="minorHAnsi"/>
          <w:sz w:val="24"/>
          <w:szCs w:val="24"/>
        </w:rPr>
        <w:t xml:space="preserve"> (</w:t>
      </w:r>
      <w:r w:rsidR="00845E9E" w:rsidRPr="007A19CB">
        <w:rPr>
          <w:rFonts w:cstheme="minorHAnsi"/>
          <w:sz w:val="24"/>
          <w:szCs w:val="24"/>
        </w:rPr>
        <w:t xml:space="preserve">Cameron </w:t>
      </w:r>
      <w:r w:rsidR="002A16EA" w:rsidRPr="007A19CB">
        <w:rPr>
          <w:rFonts w:cstheme="minorHAnsi"/>
          <w:sz w:val="24"/>
          <w:szCs w:val="24"/>
        </w:rPr>
        <w:t>2001)</w:t>
      </w:r>
      <w:r w:rsidRPr="007A19CB">
        <w:rPr>
          <w:rFonts w:cstheme="minorHAnsi"/>
          <w:sz w:val="24"/>
          <w:szCs w:val="24"/>
        </w:rPr>
        <w:t>, and large quantities of ceramics (</w:t>
      </w:r>
      <w:r w:rsidR="00845E9E" w:rsidRPr="007A19CB">
        <w:rPr>
          <w:rFonts w:cstheme="minorHAnsi"/>
          <w:sz w:val="24"/>
          <w:szCs w:val="24"/>
        </w:rPr>
        <w:t>Cameron and Toll 2001; Warren 1976</w:t>
      </w:r>
      <w:r w:rsidRPr="007A19CB">
        <w:rPr>
          <w:rFonts w:cstheme="minorHAnsi"/>
          <w:sz w:val="24"/>
          <w:szCs w:val="24"/>
        </w:rPr>
        <w:t xml:space="preserve">). Importantly, recent research suggests that timber importation from the </w:t>
      </w:r>
      <w:proofErr w:type="spellStart"/>
      <w:r w:rsidRPr="007A19CB">
        <w:rPr>
          <w:rFonts w:cstheme="minorHAnsi"/>
          <w:sz w:val="24"/>
          <w:szCs w:val="24"/>
        </w:rPr>
        <w:t>Chuska</w:t>
      </w:r>
      <w:proofErr w:type="spellEnd"/>
      <w:r w:rsidR="00E05DDD" w:rsidRPr="007A19CB">
        <w:rPr>
          <w:rFonts w:cstheme="minorHAnsi"/>
          <w:sz w:val="24"/>
          <w:szCs w:val="24"/>
        </w:rPr>
        <w:t xml:space="preserve"> </w:t>
      </w:r>
      <w:r w:rsidR="00CE1940" w:rsidRPr="007A19CB">
        <w:rPr>
          <w:rFonts w:cstheme="minorHAnsi"/>
          <w:sz w:val="24"/>
          <w:szCs w:val="24"/>
        </w:rPr>
        <w:t>Mountains</w:t>
      </w:r>
      <w:r w:rsidRPr="007A19CB">
        <w:rPr>
          <w:rFonts w:cstheme="minorHAnsi"/>
          <w:sz w:val="24"/>
          <w:szCs w:val="24"/>
        </w:rPr>
        <w:t xml:space="preserve"> into Chaco Canyon </w:t>
      </w:r>
      <w:r w:rsidR="00D52BC1" w:rsidRPr="007A19CB">
        <w:rPr>
          <w:rFonts w:cstheme="minorHAnsi"/>
          <w:sz w:val="24"/>
          <w:szCs w:val="24"/>
        </w:rPr>
        <w:t xml:space="preserve">was </w:t>
      </w:r>
      <w:r w:rsidR="00AC2D26" w:rsidRPr="007A19CB">
        <w:rPr>
          <w:rFonts w:cstheme="minorHAnsi"/>
          <w:sz w:val="24"/>
          <w:szCs w:val="24"/>
        </w:rPr>
        <w:t xml:space="preserve">most </w:t>
      </w:r>
      <w:r w:rsidR="00D52BC1" w:rsidRPr="007A19CB">
        <w:rPr>
          <w:rFonts w:cstheme="minorHAnsi"/>
          <w:sz w:val="24"/>
          <w:szCs w:val="24"/>
        </w:rPr>
        <w:t>prolific</w:t>
      </w:r>
      <w:r w:rsidRPr="007A19CB">
        <w:rPr>
          <w:rFonts w:cstheme="minorHAnsi"/>
          <w:sz w:val="24"/>
          <w:szCs w:val="24"/>
        </w:rPr>
        <w:t xml:space="preserve"> around A.D.</w:t>
      </w:r>
      <w:r w:rsidR="009672A3">
        <w:rPr>
          <w:rFonts w:cstheme="minorHAnsi"/>
          <w:sz w:val="24"/>
          <w:szCs w:val="24"/>
        </w:rPr>
        <w:t xml:space="preserve"> </w:t>
      </w:r>
      <w:r w:rsidRPr="007A19CB">
        <w:rPr>
          <w:rFonts w:cstheme="minorHAnsi"/>
          <w:sz w:val="24"/>
          <w:szCs w:val="24"/>
        </w:rPr>
        <w:t>1000 (</w:t>
      </w:r>
      <w:proofErr w:type="spellStart"/>
      <w:r w:rsidRPr="007A19CB">
        <w:rPr>
          <w:rFonts w:cstheme="minorHAnsi"/>
          <w:sz w:val="24"/>
          <w:szCs w:val="24"/>
        </w:rPr>
        <w:t>Guiterman</w:t>
      </w:r>
      <w:proofErr w:type="spellEnd"/>
      <w:r w:rsidR="00E05DDD" w:rsidRPr="007A19CB">
        <w:rPr>
          <w:rFonts w:cstheme="minorHAnsi"/>
          <w:sz w:val="24"/>
          <w:szCs w:val="24"/>
        </w:rPr>
        <w:t xml:space="preserve"> </w:t>
      </w:r>
      <w:r w:rsidR="007B0167" w:rsidRPr="007A19CB">
        <w:rPr>
          <w:rFonts w:cstheme="minorHAnsi"/>
          <w:sz w:val="24"/>
          <w:szCs w:val="24"/>
        </w:rPr>
        <w:t>et al. 2016</w:t>
      </w:r>
      <w:r w:rsidRPr="007A19CB">
        <w:rPr>
          <w:rFonts w:cstheme="minorHAnsi"/>
          <w:sz w:val="24"/>
          <w:szCs w:val="24"/>
        </w:rPr>
        <w:t xml:space="preserve">), </w:t>
      </w:r>
      <w:proofErr w:type="gramStart"/>
      <w:r w:rsidRPr="007A19CB">
        <w:rPr>
          <w:rFonts w:cstheme="minorHAnsi"/>
          <w:sz w:val="24"/>
          <w:szCs w:val="24"/>
        </w:rPr>
        <w:t>at the same time that</w:t>
      </w:r>
      <w:proofErr w:type="gramEnd"/>
      <w:r w:rsidRPr="007A19CB">
        <w:rPr>
          <w:rFonts w:cstheme="minorHAnsi"/>
          <w:sz w:val="24"/>
          <w:szCs w:val="24"/>
        </w:rPr>
        <w:t xml:space="preserve"> communities in the </w:t>
      </w:r>
      <w:proofErr w:type="spellStart"/>
      <w:r w:rsidRPr="007A19CB">
        <w:rPr>
          <w:rFonts w:cstheme="minorHAnsi"/>
          <w:sz w:val="24"/>
          <w:szCs w:val="24"/>
        </w:rPr>
        <w:t>Chuska</w:t>
      </w:r>
      <w:proofErr w:type="spellEnd"/>
      <w:r w:rsidRPr="007A19CB">
        <w:rPr>
          <w:rFonts w:cstheme="minorHAnsi"/>
          <w:sz w:val="24"/>
          <w:szCs w:val="24"/>
        </w:rPr>
        <w:t xml:space="preserve"> slope were likely developing early forms of Dogoszhi-style. We therefore conclude that the social value of Dogoszhi-style ceramics may largely be tied to its geographic associations with the </w:t>
      </w:r>
      <w:proofErr w:type="spellStart"/>
      <w:r w:rsidRPr="007A19CB">
        <w:rPr>
          <w:rFonts w:cstheme="minorHAnsi"/>
          <w:sz w:val="24"/>
          <w:szCs w:val="24"/>
        </w:rPr>
        <w:t>Chuska</w:t>
      </w:r>
      <w:proofErr w:type="spellEnd"/>
      <w:r w:rsidR="00E36D38" w:rsidRPr="007A19CB">
        <w:rPr>
          <w:rFonts w:cstheme="minorHAnsi"/>
          <w:sz w:val="24"/>
          <w:szCs w:val="24"/>
        </w:rPr>
        <w:t xml:space="preserve"> </w:t>
      </w:r>
      <w:r w:rsidR="00FC7342" w:rsidRPr="007A19CB">
        <w:rPr>
          <w:rFonts w:cstheme="minorHAnsi"/>
          <w:sz w:val="24"/>
          <w:szCs w:val="24"/>
        </w:rPr>
        <w:t>Mountains</w:t>
      </w:r>
      <w:r w:rsidRPr="007A19CB">
        <w:rPr>
          <w:rFonts w:cstheme="minorHAnsi"/>
          <w:sz w:val="24"/>
          <w:szCs w:val="24"/>
        </w:rPr>
        <w:t xml:space="preserve"> and/or the communities in the </w:t>
      </w:r>
      <w:proofErr w:type="spellStart"/>
      <w:r w:rsidRPr="007A19CB">
        <w:rPr>
          <w:rFonts w:cstheme="minorHAnsi"/>
          <w:sz w:val="24"/>
          <w:szCs w:val="24"/>
        </w:rPr>
        <w:t>Chuska</w:t>
      </w:r>
      <w:proofErr w:type="spellEnd"/>
      <w:r w:rsidRPr="007A19CB">
        <w:rPr>
          <w:rFonts w:cstheme="minorHAnsi"/>
          <w:sz w:val="24"/>
          <w:szCs w:val="24"/>
        </w:rPr>
        <w:t xml:space="preserve"> Slope. </w:t>
      </w:r>
      <w:r w:rsidR="00FC7342" w:rsidRPr="007A19CB">
        <w:rPr>
          <w:rFonts w:cstheme="minorHAnsi"/>
          <w:sz w:val="24"/>
          <w:szCs w:val="24"/>
        </w:rPr>
        <w:t xml:space="preserve">Furthermore, communities in Chaco Canyon preferentially imported timbers and </w:t>
      </w:r>
      <w:r w:rsidR="00C52F08" w:rsidRPr="007A19CB">
        <w:rPr>
          <w:rFonts w:cstheme="minorHAnsi"/>
          <w:sz w:val="24"/>
          <w:szCs w:val="24"/>
        </w:rPr>
        <w:t xml:space="preserve">Zuni </w:t>
      </w:r>
      <w:r w:rsidR="00FC7342" w:rsidRPr="007A19CB">
        <w:rPr>
          <w:rFonts w:cstheme="minorHAnsi"/>
          <w:sz w:val="24"/>
          <w:szCs w:val="24"/>
        </w:rPr>
        <w:t>Spotted Chert from the Zuni Mountains (</w:t>
      </w:r>
      <w:r w:rsidR="00845E9E" w:rsidRPr="007A19CB">
        <w:rPr>
          <w:rFonts w:cstheme="minorHAnsi"/>
          <w:sz w:val="24"/>
          <w:szCs w:val="24"/>
        </w:rPr>
        <w:t xml:space="preserve">Cameron 2001; </w:t>
      </w:r>
      <w:proofErr w:type="spellStart"/>
      <w:r w:rsidR="00C52F08" w:rsidRPr="007A19CB">
        <w:rPr>
          <w:rFonts w:cstheme="minorHAnsi"/>
          <w:sz w:val="24"/>
          <w:szCs w:val="24"/>
        </w:rPr>
        <w:t>Guiterman</w:t>
      </w:r>
      <w:proofErr w:type="spellEnd"/>
      <w:r w:rsidR="00C52F08" w:rsidRPr="007A19CB">
        <w:rPr>
          <w:rFonts w:cstheme="minorHAnsi"/>
          <w:sz w:val="24"/>
          <w:szCs w:val="24"/>
        </w:rPr>
        <w:t xml:space="preserve"> et al. 2016</w:t>
      </w:r>
      <w:r w:rsidR="00FC7342" w:rsidRPr="007A19CB">
        <w:rPr>
          <w:rFonts w:cstheme="minorHAnsi"/>
          <w:sz w:val="24"/>
          <w:szCs w:val="24"/>
        </w:rPr>
        <w:t xml:space="preserve">), </w:t>
      </w:r>
      <w:r w:rsidR="00C52F08" w:rsidRPr="007A19CB">
        <w:rPr>
          <w:rFonts w:cstheme="minorHAnsi"/>
          <w:sz w:val="24"/>
          <w:szCs w:val="24"/>
        </w:rPr>
        <w:t xml:space="preserve">in the vicinity of </w:t>
      </w:r>
      <w:r w:rsidR="00FC7342" w:rsidRPr="007A19CB">
        <w:rPr>
          <w:rFonts w:cstheme="minorHAnsi"/>
          <w:sz w:val="24"/>
          <w:szCs w:val="24"/>
        </w:rPr>
        <w:t xml:space="preserve">communities </w:t>
      </w:r>
      <w:r w:rsidR="00C52F08" w:rsidRPr="007A19CB">
        <w:rPr>
          <w:rFonts w:cstheme="minorHAnsi"/>
          <w:sz w:val="24"/>
          <w:szCs w:val="24"/>
        </w:rPr>
        <w:t>assigned to our</w:t>
      </w:r>
      <w:r w:rsidR="00FC7342" w:rsidRPr="007A19CB">
        <w:rPr>
          <w:rFonts w:cstheme="minorHAnsi"/>
          <w:sz w:val="24"/>
          <w:szCs w:val="24"/>
        </w:rPr>
        <w:t xml:space="preserve"> Lobo Mesa and Red Mesa macro-regions.</w:t>
      </w:r>
      <w:r w:rsidR="00845E9E" w:rsidRPr="007A19CB">
        <w:rPr>
          <w:rFonts w:cstheme="minorHAnsi"/>
          <w:sz w:val="24"/>
          <w:szCs w:val="24"/>
        </w:rPr>
        <w:t xml:space="preserve"> These connections between </w:t>
      </w:r>
      <w:r w:rsidR="002A16EA" w:rsidRPr="007A19CB">
        <w:rPr>
          <w:rFonts w:cstheme="minorHAnsi"/>
          <w:sz w:val="24"/>
          <w:szCs w:val="24"/>
        </w:rPr>
        <w:t xml:space="preserve">Chaco </w:t>
      </w:r>
      <w:r w:rsidR="00845E9E" w:rsidRPr="007A19CB">
        <w:rPr>
          <w:rFonts w:cstheme="minorHAnsi"/>
          <w:sz w:val="24"/>
          <w:szCs w:val="24"/>
        </w:rPr>
        <w:t xml:space="preserve">Canyon sites and regions </w:t>
      </w:r>
      <w:r w:rsidR="00115679" w:rsidRPr="007A19CB">
        <w:rPr>
          <w:rFonts w:cstheme="minorHAnsi"/>
          <w:sz w:val="24"/>
          <w:szCs w:val="24"/>
        </w:rPr>
        <w:t>of high Dogoszhi-style frequency (and which likely had a hand in developing the style in the first place) underscores the social value Chacoan elites</w:t>
      </w:r>
      <w:r w:rsidR="00523B97" w:rsidRPr="007A19CB">
        <w:rPr>
          <w:rFonts w:cstheme="minorHAnsi"/>
          <w:sz w:val="24"/>
          <w:szCs w:val="24"/>
        </w:rPr>
        <w:t xml:space="preserve"> </w:t>
      </w:r>
      <w:r w:rsidR="00EF66A6">
        <w:rPr>
          <w:rFonts w:cstheme="minorHAnsi"/>
          <w:sz w:val="24"/>
          <w:szCs w:val="24"/>
        </w:rPr>
        <w:t>put</w:t>
      </w:r>
      <w:r w:rsidR="00115679" w:rsidRPr="007A19CB">
        <w:rPr>
          <w:rFonts w:cstheme="minorHAnsi"/>
          <w:sz w:val="24"/>
          <w:szCs w:val="24"/>
        </w:rPr>
        <w:t xml:space="preserve"> on making connections with place. </w:t>
      </w:r>
    </w:p>
    <w:p w14:paraId="7430EED3" w14:textId="27104E6D" w:rsidR="007D549A" w:rsidRPr="007A19CB" w:rsidRDefault="00B9680A" w:rsidP="00FC7342">
      <w:pPr>
        <w:pStyle w:val="NoSpacing"/>
        <w:ind w:firstLine="720"/>
        <w:rPr>
          <w:rFonts w:cstheme="minorHAnsi"/>
          <w:sz w:val="24"/>
          <w:szCs w:val="24"/>
        </w:rPr>
      </w:pPr>
      <w:r>
        <w:rPr>
          <w:rFonts w:cstheme="minorHAnsi"/>
          <w:sz w:val="24"/>
          <w:szCs w:val="24"/>
        </w:rPr>
        <w:t>We conclude that</w:t>
      </w:r>
      <w:r w:rsidR="00115679" w:rsidRPr="007A19CB">
        <w:rPr>
          <w:rFonts w:cstheme="minorHAnsi"/>
          <w:sz w:val="24"/>
          <w:szCs w:val="24"/>
        </w:rPr>
        <w:t xml:space="preserve"> one of many sources of prestige and power </w:t>
      </w:r>
      <w:r w:rsidR="00E33849" w:rsidRPr="007A19CB">
        <w:rPr>
          <w:rFonts w:cstheme="minorHAnsi"/>
          <w:sz w:val="24"/>
          <w:szCs w:val="24"/>
        </w:rPr>
        <w:t xml:space="preserve">in the Chaco World </w:t>
      </w:r>
      <w:r w:rsidR="00115679" w:rsidRPr="007A19CB">
        <w:rPr>
          <w:rFonts w:cstheme="minorHAnsi"/>
          <w:sz w:val="24"/>
          <w:szCs w:val="24"/>
        </w:rPr>
        <w:t xml:space="preserve">was based in developing strong connections to the </w:t>
      </w:r>
      <w:proofErr w:type="spellStart"/>
      <w:r w:rsidR="00115679" w:rsidRPr="007A19CB">
        <w:rPr>
          <w:rFonts w:cstheme="minorHAnsi"/>
          <w:sz w:val="24"/>
          <w:szCs w:val="24"/>
        </w:rPr>
        <w:t>Chuska</w:t>
      </w:r>
      <w:proofErr w:type="spellEnd"/>
      <w:r w:rsidR="00115679" w:rsidRPr="007A19CB">
        <w:rPr>
          <w:rFonts w:cstheme="minorHAnsi"/>
          <w:sz w:val="24"/>
          <w:szCs w:val="24"/>
        </w:rPr>
        <w:t xml:space="preserve"> Mountains, and Dogoszhi-style served as one marker</w:t>
      </w:r>
      <w:r w:rsidR="009672A3">
        <w:rPr>
          <w:rFonts w:cstheme="minorHAnsi"/>
          <w:sz w:val="24"/>
          <w:szCs w:val="24"/>
        </w:rPr>
        <w:t>,</w:t>
      </w:r>
      <w:r w:rsidR="00115679" w:rsidRPr="007A19CB">
        <w:rPr>
          <w:rFonts w:cstheme="minorHAnsi"/>
          <w:sz w:val="24"/>
          <w:szCs w:val="24"/>
        </w:rPr>
        <w:t xml:space="preserve"> among many</w:t>
      </w:r>
      <w:r w:rsidR="009672A3">
        <w:rPr>
          <w:rFonts w:cstheme="minorHAnsi"/>
          <w:sz w:val="24"/>
          <w:szCs w:val="24"/>
        </w:rPr>
        <w:t>,</w:t>
      </w:r>
      <w:r w:rsidR="00115679" w:rsidRPr="007A19CB">
        <w:rPr>
          <w:rFonts w:cstheme="minorHAnsi"/>
          <w:sz w:val="24"/>
          <w:szCs w:val="24"/>
        </w:rPr>
        <w:t xml:space="preserve"> of that place-based status. Furthermore, as we have already argued, the distribution of Dogoszhi-style ceramics</w:t>
      </w:r>
      <w:r w:rsidR="00CF7A18" w:rsidRPr="007A19CB">
        <w:rPr>
          <w:rFonts w:cstheme="minorHAnsi"/>
          <w:sz w:val="24"/>
          <w:szCs w:val="24"/>
        </w:rPr>
        <w:t xml:space="preserve"> </w:t>
      </w:r>
      <w:r w:rsidR="00C721F8" w:rsidRPr="007A19CB">
        <w:rPr>
          <w:rFonts w:cstheme="minorHAnsi"/>
          <w:sz w:val="24"/>
          <w:szCs w:val="24"/>
        </w:rPr>
        <w:t>was</w:t>
      </w:r>
      <w:r w:rsidR="00115679" w:rsidRPr="007A19CB">
        <w:rPr>
          <w:rFonts w:cstheme="minorHAnsi"/>
          <w:sz w:val="24"/>
          <w:szCs w:val="24"/>
        </w:rPr>
        <w:t xml:space="preserve"> irregularly structured </w:t>
      </w:r>
      <w:proofErr w:type="gramStart"/>
      <w:r w:rsidR="00115679" w:rsidRPr="007A19CB">
        <w:rPr>
          <w:rFonts w:cstheme="minorHAnsi"/>
          <w:sz w:val="24"/>
          <w:szCs w:val="24"/>
        </w:rPr>
        <w:t>on the basis of</w:t>
      </w:r>
      <w:proofErr w:type="gramEnd"/>
      <w:r w:rsidR="00115679" w:rsidRPr="007A19CB">
        <w:rPr>
          <w:rFonts w:cstheme="minorHAnsi"/>
          <w:sz w:val="24"/>
          <w:szCs w:val="24"/>
        </w:rPr>
        <w:t xml:space="preserve"> cross-cutting social boundaries within the Chaco World</w:t>
      </w:r>
      <w:r w:rsidR="00C721F8" w:rsidRPr="007A19CB">
        <w:rPr>
          <w:rFonts w:cstheme="minorHAnsi"/>
          <w:sz w:val="24"/>
          <w:szCs w:val="24"/>
        </w:rPr>
        <w:t xml:space="preserve">. </w:t>
      </w:r>
      <w:r w:rsidR="00AC2D26" w:rsidRPr="007A19CB">
        <w:rPr>
          <w:rFonts w:cstheme="minorHAnsi"/>
          <w:sz w:val="24"/>
          <w:szCs w:val="24"/>
        </w:rPr>
        <w:t>T</w:t>
      </w:r>
      <w:r w:rsidR="003267FF" w:rsidRPr="007A19CB">
        <w:rPr>
          <w:rFonts w:cstheme="minorHAnsi"/>
          <w:sz w:val="24"/>
          <w:szCs w:val="24"/>
        </w:rPr>
        <w:t xml:space="preserve">he association or associations marked by Dogoszhi-style ceramics may have originated among the same communities in the </w:t>
      </w:r>
      <w:proofErr w:type="spellStart"/>
      <w:r w:rsidR="003267FF" w:rsidRPr="007A19CB">
        <w:rPr>
          <w:rFonts w:cstheme="minorHAnsi"/>
          <w:sz w:val="24"/>
          <w:szCs w:val="24"/>
        </w:rPr>
        <w:t>Chuska</w:t>
      </w:r>
      <w:proofErr w:type="spellEnd"/>
      <w:r w:rsidR="003267FF" w:rsidRPr="007A19CB">
        <w:rPr>
          <w:rFonts w:cstheme="minorHAnsi"/>
          <w:sz w:val="24"/>
          <w:szCs w:val="24"/>
        </w:rPr>
        <w:t xml:space="preserve"> Slope which likely had a large part to play in developing Dogoszhi-style as distinct from the tradition of Black Mesa-style ceramics. This viewpoint helps synthesize our observations that Dogoszhi-style likely acted as </w:t>
      </w:r>
      <w:r w:rsidR="003267FF" w:rsidRPr="007A19CB">
        <w:rPr>
          <w:rFonts w:cstheme="minorHAnsi"/>
          <w:i/>
          <w:sz w:val="24"/>
          <w:szCs w:val="24"/>
        </w:rPr>
        <w:t xml:space="preserve">both </w:t>
      </w:r>
      <w:r w:rsidR="003267FF" w:rsidRPr="007A19CB">
        <w:rPr>
          <w:rFonts w:cstheme="minorHAnsi"/>
          <w:sz w:val="24"/>
          <w:szCs w:val="24"/>
        </w:rPr>
        <w:t xml:space="preserve">a marker of elite status and a marker of participation in a social group internal to the Chaco World; the social value of Dogoszhi-style ceramics in both cases may be based strongly on the association of the style with the </w:t>
      </w:r>
      <w:proofErr w:type="spellStart"/>
      <w:r w:rsidR="003267FF" w:rsidRPr="007A19CB">
        <w:rPr>
          <w:rFonts w:cstheme="minorHAnsi"/>
          <w:sz w:val="24"/>
          <w:szCs w:val="24"/>
        </w:rPr>
        <w:t>Chuska</w:t>
      </w:r>
      <w:proofErr w:type="spellEnd"/>
      <w:r w:rsidR="003267FF" w:rsidRPr="007A19CB">
        <w:rPr>
          <w:rFonts w:cstheme="minorHAnsi"/>
          <w:sz w:val="24"/>
          <w:szCs w:val="24"/>
        </w:rPr>
        <w:t xml:space="preserve"> Mountains </w:t>
      </w:r>
      <w:r w:rsidR="009672A3">
        <w:rPr>
          <w:rFonts w:cstheme="minorHAnsi"/>
          <w:sz w:val="24"/>
          <w:szCs w:val="24"/>
        </w:rPr>
        <w:t xml:space="preserve">and Red Mesa/Lobo Mesa </w:t>
      </w:r>
      <w:r w:rsidR="003267FF" w:rsidRPr="007A19CB">
        <w:rPr>
          <w:rFonts w:cstheme="minorHAnsi"/>
          <w:sz w:val="24"/>
          <w:szCs w:val="24"/>
        </w:rPr>
        <w:t>region</w:t>
      </w:r>
      <w:r w:rsidR="009672A3">
        <w:rPr>
          <w:rFonts w:cstheme="minorHAnsi"/>
          <w:sz w:val="24"/>
          <w:szCs w:val="24"/>
        </w:rPr>
        <w:t>s</w:t>
      </w:r>
      <w:r w:rsidR="003267FF" w:rsidRPr="007A19CB">
        <w:rPr>
          <w:rFonts w:cstheme="minorHAnsi"/>
          <w:sz w:val="24"/>
          <w:szCs w:val="24"/>
        </w:rPr>
        <w:t>.</w:t>
      </w:r>
      <w:r w:rsidR="00AC2D26" w:rsidRPr="007A19CB">
        <w:rPr>
          <w:rFonts w:cstheme="minorHAnsi"/>
          <w:sz w:val="24"/>
          <w:szCs w:val="24"/>
        </w:rPr>
        <w:t xml:space="preserve"> </w:t>
      </w:r>
      <w:r w:rsidR="003267FF" w:rsidRPr="007A19CB">
        <w:rPr>
          <w:rFonts w:cstheme="minorHAnsi"/>
          <w:sz w:val="24"/>
          <w:szCs w:val="24"/>
        </w:rPr>
        <w:t xml:space="preserve">  </w:t>
      </w:r>
    </w:p>
    <w:p w14:paraId="53128261" w14:textId="6F2F425B" w:rsidR="00C43BEB" w:rsidRPr="007A19CB" w:rsidRDefault="0073613E" w:rsidP="00FC7342">
      <w:pPr>
        <w:pStyle w:val="NoSpacing"/>
        <w:ind w:firstLine="720"/>
        <w:rPr>
          <w:rFonts w:cstheme="minorHAnsi"/>
          <w:sz w:val="24"/>
          <w:szCs w:val="24"/>
        </w:rPr>
      </w:pPr>
      <w:r w:rsidRPr="007A19CB">
        <w:rPr>
          <w:rFonts w:cstheme="minorHAnsi"/>
          <w:sz w:val="24"/>
          <w:szCs w:val="24"/>
        </w:rPr>
        <w:t xml:space="preserve">Our conclusions support the </w:t>
      </w:r>
      <w:r w:rsidR="005F70D9" w:rsidRPr="007A19CB">
        <w:rPr>
          <w:rFonts w:cstheme="minorHAnsi"/>
          <w:sz w:val="24"/>
          <w:szCs w:val="24"/>
        </w:rPr>
        <w:t xml:space="preserve">general interpretation </w:t>
      </w:r>
      <w:r w:rsidRPr="007A19CB">
        <w:rPr>
          <w:rFonts w:cstheme="minorHAnsi"/>
          <w:sz w:val="24"/>
          <w:szCs w:val="24"/>
        </w:rPr>
        <w:t xml:space="preserve">that elites use style in multiple ways. </w:t>
      </w:r>
      <w:r w:rsidR="00284676" w:rsidRPr="007A19CB">
        <w:rPr>
          <w:rFonts w:cstheme="minorHAnsi"/>
          <w:sz w:val="24"/>
          <w:szCs w:val="24"/>
        </w:rPr>
        <w:t xml:space="preserve">One </w:t>
      </w:r>
      <w:r w:rsidR="00FF7483" w:rsidRPr="007A19CB">
        <w:rPr>
          <w:rFonts w:cstheme="minorHAnsi"/>
          <w:sz w:val="24"/>
          <w:szCs w:val="24"/>
        </w:rPr>
        <w:t xml:space="preserve">way </w:t>
      </w:r>
      <w:r w:rsidR="00284676" w:rsidRPr="007A19CB">
        <w:rPr>
          <w:rFonts w:cstheme="minorHAnsi"/>
          <w:sz w:val="24"/>
          <w:szCs w:val="24"/>
        </w:rPr>
        <w:t xml:space="preserve">is to differentiate themselves </w:t>
      </w:r>
      <w:proofErr w:type="gramStart"/>
      <w:r w:rsidRPr="007A19CB">
        <w:rPr>
          <w:rFonts w:cstheme="minorHAnsi"/>
          <w:sz w:val="24"/>
          <w:szCs w:val="24"/>
        </w:rPr>
        <w:t>through the use of</w:t>
      </w:r>
      <w:proofErr w:type="gramEnd"/>
      <w:r w:rsidRPr="007A19CB">
        <w:rPr>
          <w:rFonts w:cstheme="minorHAnsi"/>
          <w:sz w:val="24"/>
          <w:szCs w:val="24"/>
        </w:rPr>
        <w:t xml:space="preserve"> particular styles on objects of great </w:t>
      </w:r>
      <w:r w:rsidRPr="007A19CB">
        <w:rPr>
          <w:rFonts w:cstheme="minorHAnsi"/>
          <w:sz w:val="24"/>
          <w:szCs w:val="24"/>
        </w:rPr>
        <w:lastRenderedPageBreak/>
        <w:t>value</w:t>
      </w:r>
      <w:r w:rsidR="00FF7483" w:rsidRPr="007A19CB">
        <w:rPr>
          <w:rFonts w:cstheme="minorHAnsi"/>
          <w:sz w:val="24"/>
          <w:szCs w:val="24"/>
        </w:rPr>
        <w:t>. At Chaco, examples of this are</w:t>
      </w:r>
      <w:r w:rsidRPr="007A19CB">
        <w:rPr>
          <w:rFonts w:cstheme="minorHAnsi"/>
          <w:sz w:val="24"/>
          <w:szCs w:val="24"/>
        </w:rPr>
        <w:t xml:space="preserve"> drinking vessels </w:t>
      </w:r>
      <w:r w:rsidR="00E16359" w:rsidRPr="007A19CB">
        <w:rPr>
          <w:rFonts w:cstheme="minorHAnsi"/>
          <w:sz w:val="24"/>
          <w:szCs w:val="24"/>
        </w:rPr>
        <w:t>used in special contexts at Pueblo Bonito</w:t>
      </w:r>
      <w:r w:rsidR="00FF7483" w:rsidRPr="007A19CB">
        <w:rPr>
          <w:rFonts w:cstheme="minorHAnsi"/>
          <w:sz w:val="24"/>
          <w:szCs w:val="24"/>
        </w:rPr>
        <w:t xml:space="preserve"> (Crown 2018)</w:t>
      </w:r>
      <w:r w:rsidR="009A262E" w:rsidRPr="007A19CB">
        <w:rPr>
          <w:rFonts w:cstheme="minorHAnsi"/>
          <w:sz w:val="24"/>
          <w:szCs w:val="24"/>
        </w:rPr>
        <w:t xml:space="preserve"> or </w:t>
      </w:r>
      <w:proofErr w:type="gramStart"/>
      <w:r w:rsidR="009A262E" w:rsidRPr="007A19CB">
        <w:rPr>
          <w:rFonts w:cstheme="minorHAnsi"/>
          <w:sz w:val="24"/>
          <w:szCs w:val="24"/>
        </w:rPr>
        <w:t>through the use of</w:t>
      </w:r>
      <w:proofErr w:type="gramEnd"/>
      <w:r w:rsidR="009A262E" w:rsidRPr="007A19CB">
        <w:rPr>
          <w:rFonts w:cstheme="minorHAnsi"/>
          <w:sz w:val="24"/>
          <w:szCs w:val="24"/>
        </w:rPr>
        <w:t xml:space="preserve"> particular forms of ornaments placed in burials and caches (Mattson 2016)</w:t>
      </w:r>
      <w:r w:rsidR="00E16359" w:rsidRPr="007A19CB">
        <w:rPr>
          <w:rFonts w:cstheme="minorHAnsi"/>
          <w:sz w:val="24"/>
          <w:szCs w:val="24"/>
        </w:rPr>
        <w:t xml:space="preserve">. Another </w:t>
      </w:r>
      <w:r w:rsidR="00FF7483" w:rsidRPr="007A19CB">
        <w:rPr>
          <w:rFonts w:cstheme="minorHAnsi"/>
          <w:sz w:val="24"/>
          <w:szCs w:val="24"/>
        </w:rPr>
        <w:t xml:space="preserve">way that elites may employ style </w:t>
      </w:r>
      <w:r w:rsidR="00E16359" w:rsidRPr="007A19CB">
        <w:rPr>
          <w:rFonts w:cstheme="minorHAnsi"/>
          <w:sz w:val="24"/>
          <w:szCs w:val="24"/>
        </w:rPr>
        <w:t xml:space="preserve">is by encouraging nonelites to use the style </w:t>
      </w:r>
      <w:r w:rsidR="00085AD2" w:rsidRPr="007A19CB">
        <w:rPr>
          <w:rFonts w:cstheme="minorHAnsi"/>
          <w:sz w:val="24"/>
          <w:szCs w:val="24"/>
        </w:rPr>
        <w:t xml:space="preserve">to foster shared identities, </w:t>
      </w:r>
      <w:r w:rsidR="00E16359" w:rsidRPr="007A19CB">
        <w:rPr>
          <w:rFonts w:cstheme="minorHAnsi"/>
          <w:sz w:val="24"/>
          <w:szCs w:val="24"/>
        </w:rPr>
        <w:t xml:space="preserve">build </w:t>
      </w:r>
      <w:r w:rsidR="00284676" w:rsidRPr="007A19CB">
        <w:rPr>
          <w:rFonts w:cstheme="minorHAnsi"/>
          <w:sz w:val="24"/>
          <w:szCs w:val="24"/>
        </w:rPr>
        <w:t>alliance</w:t>
      </w:r>
      <w:r w:rsidR="00E16359" w:rsidRPr="007A19CB">
        <w:rPr>
          <w:rFonts w:cstheme="minorHAnsi"/>
          <w:sz w:val="24"/>
          <w:szCs w:val="24"/>
        </w:rPr>
        <w:t>s</w:t>
      </w:r>
      <w:r w:rsidR="00085AD2" w:rsidRPr="007A19CB">
        <w:rPr>
          <w:rFonts w:cstheme="minorHAnsi"/>
          <w:sz w:val="24"/>
          <w:szCs w:val="24"/>
        </w:rPr>
        <w:t>,</w:t>
      </w:r>
      <w:r w:rsidR="00E16359" w:rsidRPr="007A19CB">
        <w:rPr>
          <w:rFonts w:cstheme="minorHAnsi"/>
          <w:sz w:val="24"/>
          <w:szCs w:val="24"/>
        </w:rPr>
        <w:t xml:space="preserve"> </w:t>
      </w:r>
      <w:r w:rsidR="00284676" w:rsidRPr="007A19CB">
        <w:rPr>
          <w:rFonts w:cstheme="minorHAnsi"/>
          <w:sz w:val="24"/>
          <w:szCs w:val="24"/>
        </w:rPr>
        <w:t xml:space="preserve">and </w:t>
      </w:r>
      <w:r w:rsidR="00E16359" w:rsidRPr="007A19CB">
        <w:rPr>
          <w:rFonts w:cstheme="minorHAnsi"/>
          <w:sz w:val="24"/>
          <w:szCs w:val="24"/>
        </w:rPr>
        <w:t xml:space="preserve">foster </w:t>
      </w:r>
      <w:r w:rsidR="00284676" w:rsidRPr="007A19CB">
        <w:rPr>
          <w:rFonts w:cstheme="minorHAnsi"/>
          <w:sz w:val="24"/>
          <w:szCs w:val="24"/>
        </w:rPr>
        <w:t>cooperation</w:t>
      </w:r>
      <w:r w:rsidR="00085AD2" w:rsidRPr="007A19CB">
        <w:rPr>
          <w:rFonts w:cstheme="minorHAnsi"/>
          <w:sz w:val="24"/>
          <w:szCs w:val="24"/>
        </w:rPr>
        <w:t xml:space="preserve"> (</w:t>
      </w:r>
      <w:proofErr w:type="spellStart"/>
      <w:r w:rsidR="00085AD2" w:rsidRPr="007A19CB">
        <w:rPr>
          <w:rFonts w:cstheme="minorHAnsi"/>
          <w:sz w:val="24"/>
          <w:szCs w:val="24"/>
        </w:rPr>
        <w:t>Schortman</w:t>
      </w:r>
      <w:proofErr w:type="spellEnd"/>
      <w:r w:rsidR="00085AD2" w:rsidRPr="007A19CB">
        <w:rPr>
          <w:rFonts w:cstheme="minorHAnsi"/>
          <w:sz w:val="24"/>
          <w:szCs w:val="24"/>
        </w:rPr>
        <w:t xml:space="preserve"> et al. 2001)</w:t>
      </w:r>
      <w:r w:rsidR="00284676" w:rsidRPr="007A19CB">
        <w:rPr>
          <w:rFonts w:cstheme="minorHAnsi"/>
          <w:sz w:val="24"/>
          <w:szCs w:val="24"/>
        </w:rPr>
        <w:t xml:space="preserve">. </w:t>
      </w:r>
      <w:r w:rsidR="00CF1B14" w:rsidRPr="007A19CB">
        <w:rPr>
          <w:rFonts w:cstheme="minorHAnsi"/>
          <w:sz w:val="24"/>
          <w:szCs w:val="24"/>
        </w:rPr>
        <w:t>Chaco Canyon e</w:t>
      </w:r>
      <w:r w:rsidR="00284676" w:rsidRPr="007A19CB">
        <w:rPr>
          <w:rFonts w:cstheme="minorHAnsi"/>
          <w:sz w:val="24"/>
          <w:szCs w:val="24"/>
        </w:rPr>
        <w:t xml:space="preserve">lites may have intentionally adopted </w:t>
      </w:r>
      <w:r w:rsidR="000B024A" w:rsidRPr="007A19CB">
        <w:rPr>
          <w:rFonts w:cstheme="minorHAnsi"/>
          <w:sz w:val="24"/>
          <w:szCs w:val="24"/>
        </w:rPr>
        <w:t>a</w:t>
      </w:r>
      <w:r w:rsidR="00284676" w:rsidRPr="007A19CB">
        <w:rPr>
          <w:rFonts w:cstheme="minorHAnsi"/>
          <w:sz w:val="24"/>
          <w:szCs w:val="24"/>
        </w:rPr>
        <w:t xml:space="preserve"> </w:t>
      </w:r>
      <w:r w:rsidR="000B024A" w:rsidRPr="007A19CB">
        <w:rPr>
          <w:rFonts w:cstheme="minorHAnsi"/>
          <w:sz w:val="24"/>
          <w:szCs w:val="24"/>
        </w:rPr>
        <w:t xml:space="preserve">popular </w:t>
      </w:r>
      <w:r w:rsidR="00284676" w:rsidRPr="007A19CB">
        <w:rPr>
          <w:rFonts w:cstheme="minorHAnsi"/>
          <w:sz w:val="24"/>
          <w:szCs w:val="24"/>
        </w:rPr>
        <w:t>region-wide style in order to build coalitions and foster cooperation</w:t>
      </w:r>
      <w:r w:rsidR="00CF1B14" w:rsidRPr="007A19CB">
        <w:rPr>
          <w:rFonts w:cstheme="minorHAnsi"/>
          <w:sz w:val="24"/>
          <w:szCs w:val="24"/>
        </w:rPr>
        <w:t xml:space="preserve"> that would have been necessary for </w:t>
      </w:r>
      <w:r w:rsidR="003667D2">
        <w:rPr>
          <w:rFonts w:cstheme="minorHAnsi"/>
          <w:sz w:val="24"/>
          <w:szCs w:val="24"/>
        </w:rPr>
        <w:t>constructing</w:t>
      </w:r>
      <w:r w:rsidR="00CF1B14" w:rsidRPr="007A19CB">
        <w:rPr>
          <w:rFonts w:cstheme="minorHAnsi"/>
          <w:sz w:val="24"/>
          <w:szCs w:val="24"/>
        </w:rPr>
        <w:t xml:space="preserve"> </w:t>
      </w:r>
      <w:r w:rsidRPr="007A19CB">
        <w:rPr>
          <w:rFonts w:cstheme="minorHAnsi"/>
          <w:sz w:val="24"/>
          <w:szCs w:val="24"/>
        </w:rPr>
        <w:t>g</w:t>
      </w:r>
      <w:r w:rsidR="00CF1B14" w:rsidRPr="007A19CB">
        <w:rPr>
          <w:rFonts w:cstheme="minorHAnsi"/>
          <w:sz w:val="24"/>
          <w:szCs w:val="24"/>
        </w:rPr>
        <w:t>reat kivas and</w:t>
      </w:r>
      <w:r w:rsidRPr="007A19CB">
        <w:rPr>
          <w:rFonts w:cstheme="minorHAnsi"/>
          <w:sz w:val="24"/>
          <w:szCs w:val="24"/>
        </w:rPr>
        <w:t xml:space="preserve"> great houses, especially during the largest building programs of the eleventh and early twelfth centuries. </w:t>
      </w:r>
      <w:r w:rsidR="000B024A" w:rsidRPr="007A19CB">
        <w:rPr>
          <w:rFonts w:cstheme="minorHAnsi"/>
          <w:sz w:val="24"/>
          <w:szCs w:val="24"/>
        </w:rPr>
        <w:t xml:space="preserve">It is perhaps significant here to point out that the two foundational burials in Room 33 at Pueblo Bonito had only two whole vessels, one a smudged brown ware bowl more typical of areas </w:t>
      </w:r>
      <w:r w:rsidR="009A262E" w:rsidRPr="007A19CB">
        <w:rPr>
          <w:rFonts w:cstheme="minorHAnsi"/>
          <w:sz w:val="24"/>
          <w:szCs w:val="24"/>
        </w:rPr>
        <w:t xml:space="preserve">at the southern edge of </w:t>
      </w:r>
      <w:r w:rsidR="000B024A" w:rsidRPr="007A19CB">
        <w:rPr>
          <w:rFonts w:cstheme="minorHAnsi"/>
          <w:sz w:val="24"/>
          <w:szCs w:val="24"/>
        </w:rPr>
        <w:t xml:space="preserve">the Chaco World (Mills et al. 2018), and the other a </w:t>
      </w:r>
      <w:r w:rsidR="009A262E" w:rsidRPr="007A19CB">
        <w:rPr>
          <w:rFonts w:cstheme="minorHAnsi"/>
          <w:sz w:val="24"/>
          <w:szCs w:val="24"/>
        </w:rPr>
        <w:t>Black</w:t>
      </w:r>
      <w:r w:rsidR="000B024A" w:rsidRPr="007A19CB">
        <w:rPr>
          <w:rFonts w:cstheme="minorHAnsi"/>
          <w:sz w:val="24"/>
          <w:szCs w:val="24"/>
        </w:rPr>
        <w:t xml:space="preserve"> Mesa-style bowl. </w:t>
      </w:r>
    </w:p>
    <w:p w14:paraId="7E5E77E7" w14:textId="79A89347" w:rsidR="00B9680A" w:rsidRDefault="002C0570" w:rsidP="00FC7342">
      <w:pPr>
        <w:pStyle w:val="NoSpacing"/>
        <w:ind w:firstLine="720"/>
        <w:rPr>
          <w:rFonts w:cstheme="minorHAnsi"/>
          <w:sz w:val="24"/>
          <w:szCs w:val="24"/>
        </w:rPr>
      </w:pPr>
      <w:r w:rsidRPr="007A19CB">
        <w:rPr>
          <w:rFonts w:cstheme="minorHAnsi"/>
          <w:sz w:val="24"/>
          <w:szCs w:val="24"/>
        </w:rPr>
        <w:t xml:space="preserve">In comparison to other studies of regional styles in the Southwest and elsewhere, Chaco pottery provides some interesting contrasts. Recent work by Hegmon and colleagues (2020) in the southern Southwest demonstrated the convergence of spatial and stylistic boundaries for </w:t>
      </w:r>
      <w:r w:rsidR="00114574">
        <w:rPr>
          <w:rFonts w:cstheme="minorHAnsi"/>
          <w:sz w:val="24"/>
          <w:szCs w:val="24"/>
        </w:rPr>
        <w:t xml:space="preserve">the </w:t>
      </w:r>
      <w:r w:rsidRPr="007A19CB">
        <w:rPr>
          <w:rFonts w:cstheme="minorHAnsi"/>
          <w:sz w:val="24"/>
          <w:szCs w:val="24"/>
        </w:rPr>
        <w:t xml:space="preserve">Mimbres </w:t>
      </w:r>
      <w:r w:rsidR="00114574">
        <w:rPr>
          <w:rFonts w:cstheme="minorHAnsi"/>
          <w:sz w:val="24"/>
          <w:szCs w:val="24"/>
        </w:rPr>
        <w:t>area</w:t>
      </w:r>
      <w:r w:rsidR="001C3A93" w:rsidRPr="007A19CB">
        <w:rPr>
          <w:rFonts w:cstheme="minorHAnsi"/>
          <w:sz w:val="24"/>
          <w:szCs w:val="24"/>
        </w:rPr>
        <w:t xml:space="preserve">. Our Chaco example contrasts in having much greater heterogeneity; spatial boundedness was shared at the level of the great house community, but not </w:t>
      </w:r>
      <w:r w:rsidR="009A262E" w:rsidRPr="007A19CB">
        <w:rPr>
          <w:rFonts w:cstheme="minorHAnsi"/>
          <w:sz w:val="24"/>
          <w:szCs w:val="24"/>
        </w:rPr>
        <w:t>shared by</w:t>
      </w:r>
      <w:r w:rsidR="001C3A93" w:rsidRPr="007A19CB">
        <w:rPr>
          <w:rFonts w:cstheme="minorHAnsi"/>
          <w:sz w:val="24"/>
          <w:szCs w:val="24"/>
        </w:rPr>
        <w:t xml:space="preserve"> all great houses—even among </w:t>
      </w:r>
      <w:r w:rsidR="000B024A" w:rsidRPr="007A19CB">
        <w:rPr>
          <w:rFonts w:cstheme="minorHAnsi"/>
          <w:sz w:val="24"/>
          <w:szCs w:val="24"/>
        </w:rPr>
        <w:t>some</w:t>
      </w:r>
      <w:r w:rsidR="001C3A93" w:rsidRPr="007A19CB">
        <w:rPr>
          <w:rFonts w:cstheme="minorHAnsi"/>
          <w:sz w:val="24"/>
          <w:szCs w:val="24"/>
        </w:rPr>
        <w:t xml:space="preserve"> in </w:t>
      </w:r>
      <w:proofErr w:type="gramStart"/>
      <w:r w:rsidR="001C3A93" w:rsidRPr="007A19CB">
        <w:rPr>
          <w:rFonts w:cstheme="minorHAnsi"/>
          <w:sz w:val="24"/>
          <w:szCs w:val="24"/>
        </w:rPr>
        <w:t>close proximity</w:t>
      </w:r>
      <w:proofErr w:type="gramEnd"/>
      <w:r w:rsidR="001C3A93" w:rsidRPr="007A19CB">
        <w:rPr>
          <w:rFonts w:cstheme="minorHAnsi"/>
          <w:sz w:val="24"/>
          <w:szCs w:val="24"/>
        </w:rPr>
        <w:t xml:space="preserve">. The Chaco case is also contrastive </w:t>
      </w:r>
      <w:r w:rsidR="009A262E" w:rsidRPr="007A19CB">
        <w:rPr>
          <w:rFonts w:cstheme="minorHAnsi"/>
          <w:sz w:val="24"/>
          <w:szCs w:val="24"/>
        </w:rPr>
        <w:t xml:space="preserve">with the Mimbres region </w:t>
      </w:r>
      <w:r w:rsidR="001C3A93" w:rsidRPr="007A19CB">
        <w:rPr>
          <w:rFonts w:cstheme="minorHAnsi"/>
          <w:sz w:val="24"/>
          <w:szCs w:val="24"/>
        </w:rPr>
        <w:t xml:space="preserve">in that there is considerably more evidence for intra-community and intra-regional </w:t>
      </w:r>
      <w:r w:rsidR="00CF7A18" w:rsidRPr="007A19CB">
        <w:rPr>
          <w:rFonts w:cstheme="minorHAnsi"/>
          <w:sz w:val="24"/>
          <w:szCs w:val="24"/>
        </w:rPr>
        <w:t xml:space="preserve">social </w:t>
      </w:r>
      <w:r w:rsidR="001C3A93" w:rsidRPr="007A19CB">
        <w:rPr>
          <w:rFonts w:cstheme="minorHAnsi"/>
          <w:sz w:val="24"/>
          <w:szCs w:val="24"/>
        </w:rPr>
        <w:t>inequality.</w:t>
      </w:r>
      <w:r w:rsidRPr="007A19CB">
        <w:rPr>
          <w:rFonts w:cstheme="minorHAnsi"/>
          <w:sz w:val="24"/>
          <w:szCs w:val="24"/>
        </w:rPr>
        <w:t xml:space="preserve"> </w:t>
      </w:r>
      <w:r w:rsidR="001C3A93" w:rsidRPr="007A19CB">
        <w:rPr>
          <w:rFonts w:cstheme="minorHAnsi"/>
          <w:sz w:val="24"/>
          <w:szCs w:val="24"/>
        </w:rPr>
        <w:t xml:space="preserve">At the intra-community level, style seems to be shared much more frequently, as would be expected with high levels of cooperation, </w:t>
      </w:r>
      <w:r w:rsidR="000B024A" w:rsidRPr="007A19CB">
        <w:rPr>
          <w:rFonts w:cstheme="minorHAnsi"/>
          <w:sz w:val="24"/>
          <w:szCs w:val="24"/>
        </w:rPr>
        <w:t>between</w:t>
      </w:r>
      <w:r w:rsidR="001C3A93" w:rsidRPr="007A19CB">
        <w:rPr>
          <w:rFonts w:cstheme="minorHAnsi"/>
          <w:sz w:val="24"/>
          <w:szCs w:val="24"/>
        </w:rPr>
        <w:t xml:space="preserve"> elites in great houses </w:t>
      </w:r>
      <w:r w:rsidR="000B024A" w:rsidRPr="007A19CB">
        <w:rPr>
          <w:rFonts w:cstheme="minorHAnsi"/>
          <w:sz w:val="24"/>
          <w:szCs w:val="24"/>
        </w:rPr>
        <w:t>and</w:t>
      </w:r>
      <w:r w:rsidR="001C3A93" w:rsidRPr="007A19CB">
        <w:rPr>
          <w:rFonts w:cstheme="minorHAnsi"/>
          <w:sz w:val="24"/>
          <w:szCs w:val="24"/>
        </w:rPr>
        <w:t xml:space="preserve"> those in surrounding small houses. At the intra-regional scale, however, we see that entire communities and especially many great houses,</w:t>
      </w:r>
      <w:r w:rsidR="00CF7A18" w:rsidRPr="007A19CB">
        <w:rPr>
          <w:rFonts w:cstheme="minorHAnsi"/>
          <w:sz w:val="24"/>
          <w:szCs w:val="24"/>
        </w:rPr>
        <w:t xml:space="preserve"> had highly variable assemblages composed of a diversity of styles. </w:t>
      </w:r>
      <w:r w:rsidR="000B024A" w:rsidRPr="007A19CB">
        <w:rPr>
          <w:rFonts w:cstheme="minorHAnsi"/>
          <w:sz w:val="24"/>
          <w:szCs w:val="24"/>
        </w:rPr>
        <w:t>Elites and non-elites</w:t>
      </w:r>
      <w:r w:rsidR="00CF7A18" w:rsidRPr="007A19CB">
        <w:rPr>
          <w:rFonts w:cstheme="minorHAnsi"/>
          <w:sz w:val="24"/>
          <w:szCs w:val="24"/>
        </w:rPr>
        <w:t xml:space="preserve"> living in great house</w:t>
      </w:r>
      <w:r w:rsidR="000B024A" w:rsidRPr="007A19CB">
        <w:rPr>
          <w:rFonts w:cstheme="minorHAnsi"/>
          <w:sz w:val="24"/>
          <w:szCs w:val="24"/>
        </w:rPr>
        <w:t xml:space="preserve"> communities</w:t>
      </w:r>
      <w:r w:rsidR="00CF7A18" w:rsidRPr="007A19CB">
        <w:rPr>
          <w:rFonts w:cstheme="minorHAnsi"/>
          <w:sz w:val="24"/>
          <w:szCs w:val="24"/>
        </w:rPr>
        <w:t xml:space="preserve"> outside of Chaco Canyon</w:t>
      </w:r>
      <w:r w:rsidR="000B024A" w:rsidRPr="007A19CB">
        <w:rPr>
          <w:rFonts w:cstheme="minorHAnsi"/>
          <w:sz w:val="24"/>
          <w:szCs w:val="24"/>
        </w:rPr>
        <w:t xml:space="preserve"> showed more diversity that </w:t>
      </w:r>
      <w:r w:rsidR="00A02D3F" w:rsidRPr="007A19CB">
        <w:rPr>
          <w:rFonts w:cstheme="minorHAnsi"/>
          <w:sz w:val="24"/>
          <w:szCs w:val="24"/>
        </w:rPr>
        <w:t>indicates</w:t>
      </w:r>
      <w:r w:rsidR="000B024A" w:rsidRPr="007A19CB">
        <w:rPr>
          <w:rFonts w:cstheme="minorHAnsi"/>
          <w:sz w:val="24"/>
          <w:szCs w:val="24"/>
        </w:rPr>
        <w:t xml:space="preserve"> multiple </w:t>
      </w:r>
      <w:r w:rsidR="003667D2">
        <w:rPr>
          <w:rFonts w:cstheme="minorHAnsi"/>
          <w:sz w:val="24"/>
          <w:szCs w:val="24"/>
        </w:rPr>
        <w:t>connections</w:t>
      </w:r>
      <w:r w:rsidR="000B024A" w:rsidRPr="007A19CB">
        <w:rPr>
          <w:rFonts w:cstheme="minorHAnsi"/>
          <w:sz w:val="24"/>
          <w:szCs w:val="24"/>
        </w:rPr>
        <w:t xml:space="preserve"> within the Chaco World</w:t>
      </w:r>
      <w:r w:rsidR="003667D2">
        <w:rPr>
          <w:rFonts w:cstheme="minorHAnsi"/>
          <w:sz w:val="24"/>
          <w:szCs w:val="24"/>
        </w:rPr>
        <w:t xml:space="preserve">, rather than adhering to a single style. We think that the variability in style choices made by residents of great houses </w:t>
      </w:r>
      <w:r w:rsidR="00E3636A">
        <w:rPr>
          <w:rFonts w:cstheme="minorHAnsi"/>
          <w:sz w:val="24"/>
          <w:szCs w:val="24"/>
        </w:rPr>
        <w:t>is one way of looking at intra-regional networks that represent different histories, alliances, and perhaps even competition among elites within the Chaco World.</w:t>
      </w:r>
    </w:p>
    <w:p w14:paraId="75CCF3EF" w14:textId="68F4E4CA" w:rsidR="00E72E4D" w:rsidRPr="007A19CB" w:rsidRDefault="00E33849">
      <w:pPr>
        <w:pStyle w:val="NoSpacing"/>
        <w:ind w:firstLine="720"/>
        <w:rPr>
          <w:rFonts w:cstheme="minorHAnsi"/>
          <w:sz w:val="24"/>
          <w:szCs w:val="24"/>
        </w:rPr>
      </w:pPr>
      <w:r w:rsidRPr="007A19CB">
        <w:rPr>
          <w:rFonts w:cstheme="minorHAnsi"/>
          <w:sz w:val="24"/>
          <w:szCs w:val="24"/>
        </w:rPr>
        <w:t xml:space="preserve">As one of the well-known examples of social inequality </w:t>
      </w:r>
      <w:r w:rsidR="00E63E8F">
        <w:rPr>
          <w:rFonts w:cstheme="minorHAnsi"/>
          <w:sz w:val="24"/>
          <w:szCs w:val="24"/>
        </w:rPr>
        <w:t xml:space="preserve">in the Southwest, </w:t>
      </w:r>
      <w:r w:rsidR="00C23E11" w:rsidRPr="007A19CB">
        <w:rPr>
          <w:rFonts w:cstheme="minorHAnsi"/>
          <w:sz w:val="24"/>
          <w:szCs w:val="24"/>
        </w:rPr>
        <w:t xml:space="preserve">the Chaco World provides insights into the multiple ways in which elites and nonelites </w:t>
      </w:r>
      <w:r w:rsidR="007B6AF1">
        <w:rPr>
          <w:rFonts w:cstheme="minorHAnsi"/>
          <w:sz w:val="24"/>
          <w:szCs w:val="24"/>
        </w:rPr>
        <w:t>employed</w:t>
      </w:r>
      <w:r w:rsidR="00C23E11" w:rsidRPr="007A19CB">
        <w:rPr>
          <w:rFonts w:cstheme="minorHAnsi"/>
          <w:sz w:val="24"/>
          <w:szCs w:val="24"/>
        </w:rPr>
        <w:t xml:space="preserve"> styl</w:t>
      </w:r>
      <w:r w:rsidR="007B6AF1">
        <w:rPr>
          <w:rFonts w:cstheme="minorHAnsi"/>
          <w:sz w:val="24"/>
          <w:szCs w:val="24"/>
        </w:rPr>
        <w:t>e</w:t>
      </w:r>
      <w:r w:rsidR="00C23E11" w:rsidRPr="007A19CB">
        <w:rPr>
          <w:rFonts w:cstheme="minorHAnsi"/>
          <w:sz w:val="24"/>
          <w:szCs w:val="24"/>
        </w:rPr>
        <w:t xml:space="preserve"> for comparison to other areas of the world.</w:t>
      </w:r>
      <w:r w:rsidR="007B6AF1">
        <w:rPr>
          <w:rFonts w:cstheme="minorHAnsi"/>
          <w:sz w:val="24"/>
          <w:szCs w:val="24"/>
        </w:rPr>
        <w:t xml:space="preserve"> The results also </w:t>
      </w:r>
      <w:r w:rsidR="009672A3">
        <w:rPr>
          <w:rFonts w:cstheme="minorHAnsi"/>
          <w:sz w:val="24"/>
          <w:szCs w:val="24"/>
        </w:rPr>
        <w:t xml:space="preserve">point to the importance of considering variation within the category of elites; not all elites, even those in </w:t>
      </w:r>
      <w:proofErr w:type="gramStart"/>
      <w:r w:rsidR="009672A3">
        <w:rPr>
          <w:rFonts w:cstheme="minorHAnsi"/>
          <w:sz w:val="24"/>
          <w:szCs w:val="24"/>
        </w:rPr>
        <w:t>similarly-sized</w:t>
      </w:r>
      <w:proofErr w:type="gramEnd"/>
      <w:r w:rsidR="009672A3">
        <w:rPr>
          <w:rFonts w:cstheme="minorHAnsi"/>
          <w:sz w:val="24"/>
          <w:szCs w:val="24"/>
        </w:rPr>
        <w:t xml:space="preserve"> great houses, </w:t>
      </w:r>
      <w:r w:rsidR="00D37335">
        <w:rPr>
          <w:rFonts w:cstheme="minorHAnsi"/>
          <w:sz w:val="24"/>
          <w:szCs w:val="24"/>
        </w:rPr>
        <w:t>can</w:t>
      </w:r>
      <w:r w:rsidR="009672A3">
        <w:rPr>
          <w:rFonts w:cstheme="minorHAnsi"/>
          <w:sz w:val="24"/>
          <w:szCs w:val="24"/>
        </w:rPr>
        <w:t xml:space="preserve"> be considered </w:t>
      </w:r>
      <w:r w:rsidR="00D37335">
        <w:rPr>
          <w:rFonts w:cstheme="minorHAnsi"/>
          <w:sz w:val="24"/>
          <w:szCs w:val="24"/>
        </w:rPr>
        <w:t xml:space="preserve">as </w:t>
      </w:r>
      <w:r w:rsidR="009672A3">
        <w:rPr>
          <w:rFonts w:cstheme="minorHAnsi"/>
          <w:sz w:val="24"/>
          <w:szCs w:val="24"/>
        </w:rPr>
        <w:t xml:space="preserve">the same. </w:t>
      </w:r>
      <w:r w:rsidR="00E63E8F">
        <w:rPr>
          <w:rFonts w:cstheme="minorHAnsi"/>
          <w:sz w:val="24"/>
          <w:szCs w:val="24"/>
        </w:rPr>
        <w:t>Current research in the social sciences has called for a b</w:t>
      </w:r>
      <w:r w:rsidR="009672A3">
        <w:rPr>
          <w:rFonts w:cstheme="minorHAnsi"/>
          <w:sz w:val="24"/>
          <w:szCs w:val="24"/>
        </w:rPr>
        <w:t xml:space="preserve">reaking down </w:t>
      </w:r>
      <w:r w:rsidR="00E63E8F">
        <w:rPr>
          <w:rFonts w:cstheme="minorHAnsi"/>
          <w:sz w:val="24"/>
          <w:szCs w:val="24"/>
        </w:rPr>
        <w:t xml:space="preserve">of </w:t>
      </w:r>
      <w:r w:rsidR="009672A3">
        <w:rPr>
          <w:rFonts w:cstheme="minorHAnsi"/>
          <w:sz w:val="24"/>
          <w:szCs w:val="24"/>
        </w:rPr>
        <w:t xml:space="preserve">the category of </w:t>
      </w:r>
      <w:r w:rsidR="00E63E8F">
        <w:rPr>
          <w:rFonts w:cstheme="minorHAnsi"/>
          <w:sz w:val="24"/>
          <w:szCs w:val="24"/>
        </w:rPr>
        <w:t>‘</w:t>
      </w:r>
      <w:r w:rsidR="009672A3">
        <w:rPr>
          <w:rFonts w:cstheme="minorHAnsi"/>
          <w:sz w:val="24"/>
          <w:szCs w:val="24"/>
        </w:rPr>
        <w:t>elite</w:t>
      </w:r>
      <w:r w:rsidR="00E63E8F">
        <w:rPr>
          <w:rFonts w:cstheme="minorHAnsi"/>
          <w:sz w:val="24"/>
          <w:szCs w:val="24"/>
        </w:rPr>
        <w:t xml:space="preserve">s’ to better understand how they operate within different fields (Cousin et al. 2018). </w:t>
      </w:r>
      <w:proofErr w:type="spellStart"/>
      <w:r w:rsidR="00E72E4D">
        <w:rPr>
          <w:rFonts w:cstheme="minorHAnsi"/>
          <w:sz w:val="24"/>
          <w:szCs w:val="24"/>
        </w:rPr>
        <w:t>Chirikure</w:t>
      </w:r>
      <w:proofErr w:type="spellEnd"/>
      <w:r w:rsidR="00E72E4D">
        <w:rPr>
          <w:rFonts w:cstheme="minorHAnsi"/>
          <w:sz w:val="24"/>
          <w:szCs w:val="24"/>
        </w:rPr>
        <w:t xml:space="preserve"> and colleagues (2018) similarly point out that elites may gain their status through various means—economic, social, and political—and that archaeologists should be more attuned to such variation</w:t>
      </w:r>
      <w:r w:rsidR="00B9277E">
        <w:rPr>
          <w:rFonts w:cstheme="minorHAnsi"/>
          <w:sz w:val="24"/>
          <w:szCs w:val="24"/>
        </w:rPr>
        <w:t xml:space="preserve"> within th</w:t>
      </w:r>
      <w:r w:rsidR="00D37335">
        <w:rPr>
          <w:rFonts w:cstheme="minorHAnsi"/>
          <w:sz w:val="24"/>
          <w:szCs w:val="24"/>
        </w:rPr>
        <w:t>e broad categories of elites and nonelites</w:t>
      </w:r>
      <w:r w:rsidR="00E72E4D">
        <w:rPr>
          <w:rFonts w:cstheme="minorHAnsi"/>
          <w:sz w:val="24"/>
          <w:szCs w:val="24"/>
        </w:rPr>
        <w:t xml:space="preserve">. </w:t>
      </w:r>
      <w:r w:rsidR="0064002B">
        <w:rPr>
          <w:rFonts w:cstheme="minorHAnsi"/>
          <w:sz w:val="24"/>
          <w:szCs w:val="24"/>
        </w:rPr>
        <w:t xml:space="preserve">Our analyses underscore appreciation for looking at heterogeneity </w:t>
      </w:r>
      <w:r w:rsidR="00D37335">
        <w:rPr>
          <w:rFonts w:cstheme="minorHAnsi"/>
          <w:sz w:val="24"/>
          <w:szCs w:val="24"/>
        </w:rPr>
        <w:t>among</w:t>
      </w:r>
      <w:r w:rsidR="0064002B">
        <w:rPr>
          <w:rFonts w:cstheme="minorHAnsi"/>
          <w:sz w:val="24"/>
          <w:szCs w:val="24"/>
        </w:rPr>
        <w:t xml:space="preserve"> </w:t>
      </w:r>
      <w:r w:rsidR="00D37335">
        <w:rPr>
          <w:rFonts w:cstheme="minorHAnsi"/>
          <w:sz w:val="24"/>
          <w:szCs w:val="24"/>
        </w:rPr>
        <w:t xml:space="preserve">the </w:t>
      </w:r>
      <w:r w:rsidR="0064002B">
        <w:rPr>
          <w:rFonts w:cstheme="minorHAnsi"/>
          <w:sz w:val="24"/>
          <w:szCs w:val="24"/>
        </w:rPr>
        <w:t xml:space="preserve">Chaco World’s great house occupants </w:t>
      </w:r>
      <w:r w:rsidR="00653B8D">
        <w:rPr>
          <w:rFonts w:cstheme="minorHAnsi"/>
          <w:sz w:val="24"/>
          <w:szCs w:val="24"/>
        </w:rPr>
        <w:t>such as the ways that they</w:t>
      </w:r>
      <w:r w:rsidR="00D37335">
        <w:rPr>
          <w:rFonts w:cstheme="minorHAnsi"/>
          <w:sz w:val="24"/>
          <w:szCs w:val="24"/>
        </w:rPr>
        <w:t xml:space="preserve"> used style to </w:t>
      </w:r>
      <w:r w:rsidR="00440B6D">
        <w:rPr>
          <w:rFonts w:cstheme="minorHAnsi"/>
          <w:sz w:val="24"/>
          <w:szCs w:val="24"/>
        </w:rPr>
        <w:t xml:space="preserve">convey differences </w:t>
      </w:r>
      <w:r w:rsidR="0064002B">
        <w:rPr>
          <w:rFonts w:cstheme="minorHAnsi"/>
          <w:sz w:val="24"/>
          <w:szCs w:val="24"/>
        </w:rPr>
        <w:t xml:space="preserve">in status and their variable engagements with each other. </w:t>
      </w:r>
    </w:p>
    <w:p w14:paraId="5398B0F2" w14:textId="2F64E98D" w:rsidR="00765E44" w:rsidRDefault="00765E44" w:rsidP="00FC7342">
      <w:pPr>
        <w:pStyle w:val="NoSpacing"/>
        <w:ind w:firstLine="720"/>
        <w:rPr>
          <w:rFonts w:cstheme="minorHAnsi"/>
          <w:sz w:val="24"/>
          <w:szCs w:val="24"/>
        </w:rPr>
      </w:pPr>
    </w:p>
    <w:p w14:paraId="4D6094D2" w14:textId="77777777" w:rsidR="002E2D15" w:rsidRPr="007A19CB" w:rsidRDefault="002E2D15" w:rsidP="00FC7342">
      <w:pPr>
        <w:pStyle w:val="NoSpacing"/>
        <w:ind w:firstLine="720"/>
        <w:rPr>
          <w:rFonts w:cstheme="minorHAnsi"/>
          <w:sz w:val="24"/>
          <w:szCs w:val="24"/>
        </w:rPr>
      </w:pPr>
    </w:p>
    <w:p w14:paraId="75EA56B6" w14:textId="69E4E78E" w:rsidR="00765E44" w:rsidRPr="007A19CB" w:rsidRDefault="00765E44" w:rsidP="007A19CB">
      <w:pPr>
        <w:pStyle w:val="NoSpacing"/>
        <w:jc w:val="center"/>
        <w:rPr>
          <w:rFonts w:cstheme="minorHAnsi"/>
          <w:b/>
          <w:sz w:val="24"/>
          <w:szCs w:val="24"/>
        </w:rPr>
      </w:pPr>
      <w:r w:rsidRPr="007A19CB">
        <w:rPr>
          <w:rFonts w:cstheme="minorHAnsi"/>
          <w:b/>
          <w:sz w:val="24"/>
          <w:szCs w:val="24"/>
        </w:rPr>
        <w:t>List of Tables</w:t>
      </w:r>
    </w:p>
    <w:p w14:paraId="0D942D19" w14:textId="7C6ADEFA" w:rsidR="00765E44" w:rsidRDefault="0045517C" w:rsidP="0045517C">
      <w:pPr>
        <w:pStyle w:val="NoSpacing"/>
        <w:rPr>
          <w:rFonts w:cstheme="minorHAnsi"/>
          <w:sz w:val="24"/>
          <w:szCs w:val="24"/>
        </w:rPr>
      </w:pPr>
      <w:r w:rsidRPr="007A19CB">
        <w:rPr>
          <w:rFonts w:cstheme="minorHAnsi"/>
          <w:b/>
          <w:sz w:val="24"/>
          <w:szCs w:val="24"/>
        </w:rPr>
        <w:t>Table 1.</w:t>
      </w:r>
      <w:r>
        <w:rPr>
          <w:rFonts w:cstheme="minorHAnsi"/>
          <w:sz w:val="24"/>
          <w:szCs w:val="24"/>
        </w:rPr>
        <w:t xml:space="preserve"> </w:t>
      </w:r>
      <w:r w:rsidR="002B13E6">
        <w:rPr>
          <w:rFonts w:cstheme="minorHAnsi"/>
          <w:sz w:val="24"/>
          <w:szCs w:val="24"/>
        </w:rPr>
        <w:t>Analog Types Used in the Current Study</w:t>
      </w:r>
    </w:p>
    <w:p w14:paraId="2AF92438" w14:textId="32EF3483" w:rsidR="002B13E6" w:rsidRDefault="002B13E6" w:rsidP="0045517C">
      <w:pPr>
        <w:pStyle w:val="NoSpacing"/>
        <w:rPr>
          <w:rFonts w:cstheme="minorHAnsi"/>
          <w:sz w:val="24"/>
          <w:szCs w:val="24"/>
        </w:rPr>
      </w:pPr>
    </w:p>
    <w:p w14:paraId="1DBE59F6" w14:textId="1E9D6E2D" w:rsidR="002B13E6" w:rsidRDefault="002B13E6" w:rsidP="0045517C">
      <w:pPr>
        <w:pStyle w:val="NoSpacing"/>
        <w:rPr>
          <w:rFonts w:cstheme="minorHAnsi"/>
          <w:sz w:val="24"/>
          <w:szCs w:val="24"/>
        </w:rPr>
      </w:pPr>
      <w:r w:rsidRPr="007A19CB">
        <w:rPr>
          <w:rFonts w:cstheme="minorHAnsi"/>
          <w:b/>
          <w:sz w:val="24"/>
          <w:szCs w:val="24"/>
        </w:rPr>
        <w:t>Table 2</w:t>
      </w:r>
      <w:r>
        <w:rPr>
          <w:rFonts w:cstheme="minorHAnsi"/>
          <w:sz w:val="24"/>
          <w:szCs w:val="24"/>
        </w:rPr>
        <w:t xml:space="preserve">. Mancos Black-on-white by Style </w:t>
      </w:r>
    </w:p>
    <w:p w14:paraId="18986C66" w14:textId="2A833EF0" w:rsidR="00114574" w:rsidRDefault="00114574" w:rsidP="0045517C">
      <w:pPr>
        <w:pStyle w:val="NoSpacing"/>
        <w:rPr>
          <w:rFonts w:cstheme="minorHAnsi"/>
          <w:sz w:val="24"/>
          <w:szCs w:val="24"/>
        </w:rPr>
      </w:pPr>
    </w:p>
    <w:p w14:paraId="08125006" w14:textId="1CC818ED" w:rsidR="00114574" w:rsidRDefault="00114574" w:rsidP="0045517C">
      <w:pPr>
        <w:pStyle w:val="NoSpacing"/>
        <w:rPr>
          <w:rFonts w:cstheme="minorHAnsi"/>
          <w:sz w:val="24"/>
          <w:szCs w:val="24"/>
        </w:rPr>
      </w:pPr>
      <w:r w:rsidRPr="007A19CB">
        <w:rPr>
          <w:rFonts w:cstheme="minorHAnsi"/>
          <w:b/>
          <w:sz w:val="24"/>
          <w:szCs w:val="24"/>
        </w:rPr>
        <w:t>Table 3</w:t>
      </w:r>
      <w:r>
        <w:rPr>
          <w:rFonts w:cstheme="minorHAnsi"/>
          <w:sz w:val="24"/>
          <w:szCs w:val="24"/>
        </w:rPr>
        <w:t xml:space="preserve">. Chaco Outlier Communities with Ceramic Data from Great Houses, Great Kivas, and Small Houses. </w:t>
      </w:r>
      <w:r w:rsidR="00696683">
        <w:rPr>
          <w:rFonts w:cstheme="minorHAnsi"/>
          <w:sz w:val="24"/>
          <w:szCs w:val="24"/>
        </w:rPr>
        <w:t>[NB: could be moved to a supplemental table]</w:t>
      </w:r>
    </w:p>
    <w:p w14:paraId="400CAC16" w14:textId="413292B2" w:rsidR="00B9680A" w:rsidRDefault="00B9680A" w:rsidP="0045517C">
      <w:pPr>
        <w:pStyle w:val="NoSpacing"/>
        <w:rPr>
          <w:rFonts w:cstheme="minorHAnsi"/>
          <w:sz w:val="24"/>
          <w:szCs w:val="24"/>
        </w:rPr>
      </w:pPr>
    </w:p>
    <w:p w14:paraId="4C32942D" w14:textId="66D551DE" w:rsidR="00B9680A" w:rsidRDefault="00B9680A" w:rsidP="0045517C">
      <w:pPr>
        <w:pStyle w:val="NoSpacing"/>
        <w:rPr>
          <w:rFonts w:cstheme="minorHAnsi"/>
          <w:sz w:val="24"/>
          <w:szCs w:val="24"/>
        </w:rPr>
      </w:pPr>
      <w:r w:rsidRPr="007A19CB">
        <w:rPr>
          <w:rFonts w:cstheme="minorHAnsi"/>
          <w:b/>
          <w:sz w:val="24"/>
          <w:szCs w:val="24"/>
        </w:rPr>
        <w:t>Table 4</w:t>
      </w:r>
      <w:r>
        <w:rPr>
          <w:rFonts w:cstheme="minorHAnsi"/>
          <w:sz w:val="24"/>
          <w:szCs w:val="24"/>
        </w:rPr>
        <w:t>. Black Mesa-Style and Dogoszhi-style Proportions at Great Houses/Great Kivas vs. Small Houses by Time Period and Community.</w:t>
      </w:r>
    </w:p>
    <w:p w14:paraId="20843BCA" w14:textId="0BF68742" w:rsidR="002B13E6" w:rsidRDefault="002B13E6" w:rsidP="0045517C">
      <w:pPr>
        <w:pStyle w:val="NoSpacing"/>
        <w:rPr>
          <w:rFonts w:cstheme="minorHAnsi"/>
          <w:sz w:val="24"/>
          <w:szCs w:val="24"/>
        </w:rPr>
      </w:pPr>
    </w:p>
    <w:p w14:paraId="0BAF9E69" w14:textId="2D4628E3" w:rsidR="002B13E6" w:rsidRDefault="00114574" w:rsidP="0045517C">
      <w:pPr>
        <w:pStyle w:val="NoSpacing"/>
        <w:rPr>
          <w:rFonts w:cstheme="minorHAnsi"/>
          <w:sz w:val="24"/>
          <w:szCs w:val="24"/>
        </w:rPr>
      </w:pPr>
      <w:r>
        <w:rPr>
          <w:rFonts w:cstheme="minorHAnsi"/>
          <w:b/>
          <w:sz w:val="24"/>
          <w:szCs w:val="24"/>
        </w:rPr>
        <w:t xml:space="preserve">Supplemental </w:t>
      </w:r>
      <w:r w:rsidR="002B13E6" w:rsidRPr="007A19CB">
        <w:rPr>
          <w:rFonts w:cstheme="minorHAnsi"/>
          <w:b/>
          <w:sz w:val="24"/>
          <w:szCs w:val="24"/>
        </w:rPr>
        <w:t xml:space="preserve">Table </w:t>
      </w:r>
      <w:r>
        <w:rPr>
          <w:rFonts w:cstheme="minorHAnsi"/>
          <w:b/>
          <w:sz w:val="24"/>
          <w:szCs w:val="24"/>
        </w:rPr>
        <w:t>1</w:t>
      </w:r>
      <w:r w:rsidR="002B13E6">
        <w:rPr>
          <w:rFonts w:cstheme="minorHAnsi"/>
          <w:sz w:val="24"/>
          <w:szCs w:val="24"/>
        </w:rPr>
        <w:t xml:space="preserve">. Black Mesa-style Relative Frequency and Variance by Macro Region. Standard deviation and interquartile range are calculated only for regions with at least four sites and greater than 10% Black Mesa-style relative frequency. </w:t>
      </w:r>
    </w:p>
    <w:p w14:paraId="5AFA168C" w14:textId="473FE8E1" w:rsidR="002B13E6" w:rsidRDefault="002B13E6" w:rsidP="0045517C">
      <w:pPr>
        <w:pStyle w:val="NoSpacing"/>
        <w:rPr>
          <w:rFonts w:cstheme="minorHAnsi"/>
          <w:sz w:val="24"/>
          <w:szCs w:val="24"/>
        </w:rPr>
      </w:pPr>
    </w:p>
    <w:p w14:paraId="76CE7425" w14:textId="379D679E" w:rsidR="0045517C" w:rsidRDefault="00114574" w:rsidP="0045517C">
      <w:pPr>
        <w:pStyle w:val="NoSpacing"/>
        <w:rPr>
          <w:rFonts w:cstheme="minorHAnsi"/>
          <w:sz w:val="24"/>
          <w:szCs w:val="24"/>
        </w:rPr>
      </w:pPr>
      <w:r>
        <w:rPr>
          <w:rFonts w:cstheme="minorHAnsi"/>
          <w:b/>
          <w:sz w:val="24"/>
          <w:szCs w:val="24"/>
        </w:rPr>
        <w:t xml:space="preserve">Supplemental </w:t>
      </w:r>
      <w:r w:rsidR="002B13E6" w:rsidRPr="007A19CB">
        <w:rPr>
          <w:rFonts w:cstheme="minorHAnsi"/>
          <w:b/>
          <w:sz w:val="24"/>
          <w:szCs w:val="24"/>
        </w:rPr>
        <w:t xml:space="preserve">Table </w:t>
      </w:r>
      <w:r>
        <w:rPr>
          <w:rFonts w:cstheme="minorHAnsi"/>
          <w:b/>
          <w:sz w:val="24"/>
          <w:szCs w:val="24"/>
        </w:rPr>
        <w:t>2</w:t>
      </w:r>
      <w:r w:rsidR="002B13E6">
        <w:rPr>
          <w:rFonts w:cstheme="minorHAnsi"/>
          <w:sz w:val="24"/>
          <w:szCs w:val="24"/>
        </w:rPr>
        <w:t>. Dogoszhi-style Relative Frequency and Variance by Macro Region. Standard deviation and interquartile range are calculated only for regions with at least eight sites and greater than 10% Dogoszhi-style relative frequency.</w:t>
      </w:r>
    </w:p>
    <w:p w14:paraId="6E727F04" w14:textId="77777777" w:rsidR="0045517C" w:rsidRPr="007A19CB" w:rsidRDefault="0045517C" w:rsidP="007A19CB">
      <w:pPr>
        <w:pStyle w:val="NoSpacing"/>
        <w:rPr>
          <w:rFonts w:cstheme="minorHAnsi"/>
          <w:sz w:val="24"/>
          <w:szCs w:val="24"/>
        </w:rPr>
      </w:pPr>
    </w:p>
    <w:p w14:paraId="027E1FCA" w14:textId="246BCDBA" w:rsidR="00765E44" w:rsidRDefault="00765E44" w:rsidP="0045517C">
      <w:pPr>
        <w:pStyle w:val="NoSpacing"/>
        <w:jc w:val="center"/>
        <w:rPr>
          <w:rFonts w:cstheme="minorHAnsi"/>
          <w:b/>
          <w:sz w:val="24"/>
          <w:szCs w:val="24"/>
        </w:rPr>
      </w:pPr>
      <w:r w:rsidRPr="007A19CB">
        <w:rPr>
          <w:rFonts w:cstheme="minorHAnsi"/>
          <w:b/>
          <w:sz w:val="24"/>
          <w:szCs w:val="24"/>
        </w:rPr>
        <w:t>List of Figures</w:t>
      </w:r>
    </w:p>
    <w:p w14:paraId="56C0193B" w14:textId="2294E346" w:rsidR="002B13E6" w:rsidRDefault="002B13E6" w:rsidP="0045517C">
      <w:pPr>
        <w:pStyle w:val="NoSpacing"/>
        <w:jc w:val="center"/>
        <w:rPr>
          <w:rFonts w:cstheme="minorHAnsi"/>
          <w:b/>
          <w:sz w:val="24"/>
          <w:szCs w:val="24"/>
        </w:rPr>
      </w:pPr>
    </w:p>
    <w:p w14:paraId="44DFAB0D" w14:textId="092AE1F7" w:rsidR="002B13E6" w:rsidRPr="007A19CB" w:rsidRDefault="002B13E6" w:rsidP="002B13E6">
      <w:pPr>
        <w:pStyle w:val="NoSpacing"/>
        <w:rPr>
          <w:rFonts w:cstheme="minorHAnsi"/>
          <w:sz w:val="24"/>
          <w:szCs w:val="24"/>
        </w:rPr>
      </w:pPr>
      <w:r>
        <w:rPr>
          <w:rFonts w:cstheme="minorHAnsi"/>
          <w:b/>
          <w:sz w:val="24"/>
          <w:szCs w:val="24"/>
        </w:rPr>
        <w:t xml:space="preserve">Figure 1. </w:t>
      </w:r>
      <w:r>
        <w:rPr>
          <w:rFonts w:cstheme="minorHAnsi"/>
          <w:sz w:val="24"/>
          <w:szCs w:val="24"/>
        </w:rPr>
        <w:t xml:space="preserve">Map of great kivas and great houses that define the Chaco World. (courtesy Archaeology Southwest). </w:t>
      </w:r>
    </w:p>
    <w:p w14:paraId="6121FA9A" w14:textId="6F97CC85" w:rsidR="002B13E6" w:rsidRDefault="002B13E6" w:rsidP="002B13E6">
      <w:pPr>
        <w:pStyle w:val="NoSpacing"/>
        <w:rPr>
          <w:rFonts w:cstheme="minorHAnsi"/>
          <w:b/>
          <w:sz w:val="24"/>
          <w:szCs w:val="24"/>
        </w:rPr>
      </w:pPr>
    </w:p>
    <w:p w14:paraId="2D8DFDB5" w14:textId="303ED16F" w:rsidR="002B13E6" w:rsidRDefault="002B13E6" w:rsidP="002B13E6">
      <w:pPr>
        <w:pStyle w:val="NoSpacing"/>
        <w:rPr>
          <w:rFonts w:cstheme="minorHAnsi"/>
          <w:sz w:val="24"/>
          <w:szCs w:val="24"/>
        </w:rPr>
      </w:pPr>
      <w:r>
        <w:rPr>
          <w:rFonts w:cstheme="minorHAnsi"/>
          <w:b/>
          <w:sz w:val="24"/>
          <w:szCs w:val="24"/>
        </w:rPr>
        <w:t xml:space="preserve">Figure 2. </w:t>
      </w:r>
      <w:r w:rsidRPr="007A19CB">
        <w:rPr>
          <w:rFonts w:cstheme="minorHAnsi"/>
          <w:sz w:val="24"/>
          <w:szCs w:val="24"/>
        </w:rPr>
        <w:t>Examples</w:t>
      </w:r>
      <w:r>
        <w:rPr>
          <w:rFonts w:cstheme="minorHAnsi"/>
          <w:sz w:val="24"/>
          <w:szCs w:val="24"/>
        </w:rPr>
        <w:t xml:space="preserve"> of vessels of different wares decorated in Dogoszhi-style</w:t>
      </w:r>
      <w:r w:rsidR="00F07DBD">
        <w:rPr>
          <w:rFonts w:cstheme="minorHAnsi"/>
          <w:sz w:val="24"/>
          <w:szCs w:val="24"/>
        </w:rPr>
        <w:t>. Arizona State Museum</w:t>
      </w:r>
      <w:r w:rsidR="007D13D2">
        <w:rPr>
          <w:rFonts w:cstheme="minorHAnsi"/>
          <w:sz w:val="24"/>
          <w:szCs w:val="24"/>
        </w:rPr>
        <w:t xml:space="preserve">, University of Arizona </w:t>
      </w:r>
      <w:r w:rsidR="00F07DBD">
        <w:rPr>
          <w:rFonts w:cstheme="minorHAnsi"/>
          <w:sz w:val="24"/>
          <w:szCs w:val="24"/>
        </w:rPr>
        <w:t xml:space="preserve">collections a) </w:t>
      </w:r>
      <w:r w:rsidR="007D13D2">
        <w:rPr>
          <w:rFonts w:cstheme="minorHAnsi"/>
          <w:sz w:val="24"/>
          <w:szCs w:val="24"/>
        </w:rPr>
        <w:t>Chaco Black-on-white (</w:t>
      </w:r>
      <w:r w:rsidR="00F07DBD">
        <w:rPr>
          <w:rFonts w:cstheme="minorHAnsi"/>
          <w:sz w:val="24"/>
          <w:szCs w:val="24"/>
        </w:rPr>
        <w:t>GP</w:t>
      </w:r>
      <w:r w:rsidR="007D13D2">
        <w:rPr>
          <w:rFonts w:cstheme="minorHAnsi"/>
          <w:sz w:val="24"/>
          <w:szCs w:val="24"/>
        </w:rPr>
        <w:t xml:space="preserve"> </w:t>
      </w:r>
      <w:r w:rsidR="00F07DBD">
        <w:rPr>
          <w:rFonts w:cstheme="minorHAnsi"/>
          <w:sz w:val="24"/>
          <w:szCs w:val="24"/>
        </w:rPr>
        <w:t>59</w:t>
      </w:r>
      <w:r w:rsidR="007D13D2">
        <w:rPr>
          <w:rFonts w:cstheme="minorHAnsi"/>
          <w:sz w:val="24"/>
          <w:szCs w:val="24"/>
        </w:rPr>
        <w:t>26); b) Tusayan Black-on-red (3742); c) Tusayan Black-on-red (GP</w:t>
      </w:r>
      <w:r w:rsidR="00E861E3">
        <w:rPr>
          <w:rFonts w:cstheme="minorHAnsi"/>
          <w:sz w:val="24"/>
          <w:szCs w:val="24"/>
        </w:rPr>
        <w:t xml:space="preserve"> 3385</w:t>
      </w:r>
      <w:r w:rsidR="007D13D2">
        <w:rPr>
          <w:rFonts w:cstheme="minorHAnsi"/>
          <w:sz w:val="24"/>
          <w:szCs w:val="24"/>
        </w:rPr>
        <w:t xml:space="preserve">); d) Gallup Black-on-white (GP </w:t>
      </w:r>
      <w:r w:rsidR="00E861E3">
        <w:rPr>
          <w:rFonts w:cstheme="minorHAnsi"/>
          <w:sz w:val="24"/>
          <w:szCs w:val="24"/>
        </w:rPr>
        <w:t>42594</w:t>
      </w:r>
      <w:r w:rsidR="007D13D2">
        <w:rPr>
          <w:rFonts w:cstheme="minorHAnsi"/>
          <w:sz w:val="24"/>
          <w:szCs w:val="24"/>
        </w:rPr>
        <w:t>); e) Gallup Black-on-white (</w:t>
      </w:r>
      <w:r w:rsidR="003F342C">
        <w:rPr>
          <w:rFonts w:cstheme="minorHAnsi"/>
          <w:sz w:val="24"/>
          <w:szCs w:val="24"/>
        </w:rPr>
        <w:t>GP 1</w:t>
      </w:r>
      <w:r w:rsidR="00E861E3">
        <w:rPr>
          <w:rFonts w:cstheme="minorHAnsi"/>
          <w:sz w:val="24"/>
          <w:szCs w:val="24"/>
        </w:rPr>
        <w:t>624</w:t>
      </w:r>
      <w:r w:rsidR="007D13D2">
        <w:rPr>
          <w:rFonts w:cstheme="minorHAnsi"/>
          <w:sz w:val="24"/>
          <w:szCs w:val="24"/>
        </w:rPr>
        <w:t>); f) Gallup Black-on-white (04254).</w:t>
      </w:r>
    </w:p>
    <w:p w14:paraId="6B7F7EF8" w14:textId="1536D03B" w:rsidR="00BB75A3" w:rsidRDefault="00BB75A3" w:rsidP="002B13E6">
      <w:pPr>
        <w:pStyle w:val="NoSpacing"/>
        <w:rPr>
          <w:rFonts w:cstheme="minorHAnsi"/>
          <w:sz w:val="24"/>
          <w:szCs w:val="24"/>
        </w:rPr>
      </w:pPr>
    </w:p>
    <w:p w14:paraId="72DF1CB4" w14:textId="4892E068" w:rsidR="00BB75A3" w:rsidRPr="007A19CB" w:rsidRDefault="00BB75A3" w:rsidP="002B13E6">
      <w:pPr>
        <w:pStyle w:val="NoSpacing"/>
        <w:rPr>
          <w:rFonts w:cstheme="minorHAnsi"/>
          <w:sz w:val="24"/>
          <w:szCs w:val="24"/>
        </w:rPr>
      </w:pPr>
      <w:r w:rsidRPr="007A19CB">
        <w:rPr>
          <w:rFonts w:cstheme="minorHAnsi"/>
          <w:b/>
          <w:sz w:val="24"/>
          <w:szCs w:val="24"/>
        </w:rPr>
        <w:t>Figure 3</w:t>
      </w:r>
      <w:r>
        <w:rPr>
          <w:rFonts w:cstheme="minorHAnsi"/>
          <w:sz w:val="24"/>
          <w:szCs w:val="24"/>
        </w:rPr>
        <w:t>. Examples of vessels of different wares decorated in Black Mesa-style</w:t>
      </w:r>
      <w:r w:rsidR="00E3636A">
        <w:rPr>
          <w:rFonts w:cstheme="minorHAnsi"/>
          <w:sz w:val="24"/>
          <w:szCs w:val="24"/>
        </w:rPr>
        <w:t>: a) Black Mesa Black-on-white (Boucher Trail Cache, collections of Grand Canyon National Park</w:t>
      </w:r>
      <w:r w:rsidR="00497B8B">
        <w:rPr>
          <w:rFonts w:cstheme="minorHAnsi"/>
          <w:sz w:val="24"/>
          <w:szCs w:val="24"/>
        </w:rPr>
        <w:t>, courtesy American Southwest Virtual Museum</w:t>
      </w:r>
      <w:r w:rsidR="00E3636A">
        <w:rPr>
          <w:rFonts w:cstheme="minorHAnsi"/>
          <w:sz w:val="24"/>
          <w:szCs w:val="24"/>
        </w:rPr>
        <w:t>); b) Red Mesa Black-on-white (MIAC collections, Museum of New Mexico cat #18293</w:t>
      </w:r>
      <w:r w:rsidR="00497B8B">
        <w:rPr>
          <w:rFonts w:cstheme="minorHAnsi"/>
          <w:sz w:val="24"/>
          <w:szCs w:val="24"/>
        </w:rPr>
        <w:t>, courtesy Office of Archaeological Studies Pottery Typology Project).</w:t>
      </w:r>
    </w:p>
    <w:p w14:paraId="5B3FDA70" w14:textId="3BABD3ED" w:rsidR="002B13E6" w:rsidRDefault="002B13E6" w:rsidP="002B13E6">
      <w:pPr>
        <w:pStyle w:val="NoSpacing"/>
        <w:rPr>
          <w:rFonts w:cstheme="minorHAnsi"/>
          <w:b/>
          <w:sz w:val="24"/>
          <w:szCs w:val="24"/>
        </w:rPr>
      </w:pPr>
    </w:p>
    <w:p w14:paraId="49EE11C0" w14:textId="585B9EBA" w:rsidR="002B13E6" w:rsidRDefault="002B13E6" w:rsidP="002B13E6">
      <w:pPr>
        <w:pStyle w:val="NoSpacing"/>
        <w:rPr>
          <w:rFonts w:cstheme="minorHAnsi"/>
          <w:b/>
          <w:sz w:val="24"/>
          <w:szCs w:val="24"/>
        </w:rPr>
      </w:pPr>
      <w:r>
        <w:rPr>
          <w:rFonts w:cstheme="minorHAnsi"/>
          <w:b/>
          <w:sz w:val="24"/>
          <w:szCs w:val="24"/>
        </w:rPr>
        <w:t xml:space="preserve">Figure </w:t>
      </w:r>
      <w:r w:rsidR="00BB75A3">
        <w:rPr>
          <w:rFonts w:cstheme="minorHAnsi"/>
          <w:b/>
          <w:sz w:val="24"/>
          <w:szCs w:val="24"/>
        </w:rPr>
        <w:t>4</w:t>
      </w:r>
      <w:r>
        <w:rPr>
          <w:rFonts w:cstheme="minorHAnsi"/>
          <w:b/>
          <w:sz w:val="24"/>
          <w:szCs w:val="24"/>
        </w:rPr>
        <w:t xml:space="preserve">. </w:t>
      </w:r>
      <w:r w:rsidRPr="007A19CB">
        <w:rPr>
          <w:rFonts w:cstheme="minorHAnsi"/>
          <w:sz w:val="24"/>
          <w:szCs w:val="24"/>
        </w:rPr>
        <w:t>Chronological</w:t>
      </w:r>
      <w:r>
        <w:rPr>
          <w:rFonts w:cstheme="minorHAnsi"/>
          <w:sz w:val="24"/>
          <w:szCs w:val="24"/>
        </w:rPr>
        <w:t xml:space="preserve"> sequence of hachure execution for Dogoszhi-style ceramics</w:t>
      </w:r>
      <w:r w:rsidR="0031616A">
        <w:rPr>
          <w:rFonts w:cstheme="minorHAnsi"/>
          <w:sz w:val="24"/>
          <w:szCs w:val="24"/>
        </w:rPr>
        <w:t>, based on Toll and McKenna (1977)</w:t>
      </w:r>
      <w:r>
        <w:rPr>
          <w:rFonts w:cstheme="minorHAnsi"/>
          <w:sz w:val="24"/>
          <w:szCs w:val="24"/>
        </w:rPr>
        <w:t>.</w:t>
      </w:r>
    </w:p>
    <w:p w14:paraId="0FD06B4B" w14:textId="49B0E36D" w:rsidR="002B13E6" w:rsidRDefault="002B13E6" w:rsidP="002B13E6">
      <w:pPr>
        <w:pStyle w:val="NoSpacing"/>
        <w:rPr>
          <w:rFonts w:cstheme="minorHAnsi"/>
          <w:b/>
          <w:sz w:val="24"/>
          <w:szCs w:val="24"/>
        </w:rPr>
      </w:pPr>
    </w:p>
    <w:p w14:paraId="2211BBDE" w14:textId="3A95A8DA" w:rsidR="002B13E6" w:rsidRPr="007A19CB" w:rsidRDefault="002B13E6" w:rsidP="002B13E6">
      <w:pPr>
        <w:pStyle w:val="NoSpacing"/>
        <w:rPr>
          <w:rFonts w:cstheme="minorHAnsi"/>
          <w:sz w:val="24"/>
          <w:szCs w:val="24"/>
        </w:rPr>
      </w:pPr>
      <w:r>
        <w:rPr>
          <w:rFonts w:cstheme="minorHAnsi"/>
          <w:b/>
          <w:sz w:val="24"/>
          <w:szCs w:val="24"/>
        </w:rPr>
        <w:t xml:space="preserve">Figure </w:t>
      </w:r>
      <w:r w:rsidR="006C2AD0">
        <w:rPr>
          <w:rFonts w:cstheme="minorHAnsi"/>
          <w:b/>
          <w:sz w:val="24"/>
          <w:szCs w:val="24"/>
        </w:rPr>
        <w:t>5</w:t>
      </w:r>
      <w:r>
        <w:rPr>
          <w:rFonts w:cstheme="minorHAnsi"/>
          <w:b/>
          <w:sz w:val="24"/>
          <w:szCs w:val="24"/>
        </w:rPr>
        <w:t xml:space="preserve">. </w:t>
      </w:r>
      <w:r w:rsidRPr="007A19CB">
        <w:rPr>
          <w:rFonts w:cstheme="minorHAnsi"/>
          <w:sz w:val="24"/>
          <w:szCs w:val="24"/>
        </w:rPr>
        <w:t>Boxplots</w:t>
      </w:r>
      <w:r>
        <w:rPr>
          <w:rFonts w:cstheme="minorHAnsi"/>
          <w:sz w:val="24"/>
          <w:szCs w:val="24"/>
        </w:rPr>
        <w:t xml:space="preserve"> of Dogoszhi-style relative frequencies by </w:t>
      </w:r>
      <w:proofErr w:type="spellStart"/>
      <w:r>
        <w:rPr>
          <w:rFonts w:cstheme="minorHAnsi"/>
          <w:sz w:val="24"/>
          <w:szCs w:val="24"/>
        </w:rPr>
        <w:t>Neitzel’s</w:t>
      </w:r>
      <w:proofErr w:type="spellEnd"/>
      <w:r>
        <w:rPr>
          <w:rFonts w:cstheme="minorHAnsi"/>
          <w:sz w:val="24"/>
          <w:szCs w:val="24"/>
        </w:rPr>
        <w:t xml:space="preserve"> (</w:t>
      </w:r>
      <w:r w:rsidR="00A546D5">
        <w:rPr>
          <w:rFonts w:cstheme="minorHAnsi"/>
          <w:sz w:val="24"/>
          <w:szCs w:val="24"/>
        </w:rPr>
        <w:t>1995</w:t>
      </w:r>
      <w:r>
        <w:rPr>
          <w:rFonts w:cstheme="minorHAnsi"/>
          <w:sz w:val="24"/>
          <w:szCs w:val="24"/>
        </w:rPr>
        <w:t>) site size cla</w:t>
      </w:r>
      <w:r w:rsidR="00A546D5">
        <w:rPr>
          <w:rFonts w:cstheme="minorHAnsi"/>
          <w:sz w:val="24"/>
          <w:szCs w:val="24"/>
        </w:rPr>
        <w:t>sses for Chacoan great houses.</w:t>
      </w:r>
    </w:p>
    <w:p w14:paraId="3A638A47" w14:textId="17BC9B97" w:rsidR="002B13E6" w:rsidRDefault="002B13E6" w:rsidP="002B13E6">
      <w:pPr>
        <w:pStyle w:val="NoSpacing"/>
        <w:rPr>
          <w:rFonts w:cstheme="minorHAnsi"/>
          <w:b/>
          <w:sz w:val="24"/>
          <w:szCs w:val="24"/>
        </w:rPr>
      </w:pPr>
    </w:p>
    <w:p w14:paraId="39A9A282" w14:textId="0F5A5567" w:rsidR="002B13E6" w:rsidRPr="007A19CB" w:rsidRDefault="002B13E6" w:rsidP="002B13E6">
      <w:pPr>
        <w:pStyle w:val="NoSpacing"/>
        <w:rPr>
          <w:rFonts w:cstheme="minorHAnsi"/>
          <w:sz w:val="24"/>
          <w:szCs w:val="24"/>
        </w:rPr>
      </w:pPr>
      <w:r>
        <w:rPr>
          <w:rFonts w:cstheme="minorHAnsi"/>
          <w:b/>
          <w:sz w:val="24"/>
          <w:szCs w:val="24"/>
        </w:rPr>
        <w:t xml:space="preserve">Figure </w:t>
      </w:r>
      <w:r w:rsidR="006C2AD0">
        <w:rPr>
          <w:rFonts w:cstheme="minorHAnsi"/>
          <w:b/>
          <w:sz w:val="24"/>
          <w:szCs w:val="24"/>
        </w:rPr>
        <w:t>6</w:t>
      </w:r>
      <w:r>
        <w:rPr>
          <w:rFonts w:cstheme="minorHAnsi"/>
          <w:b/>
          <w:sz w:val="24"/>
          <w:szCs w:val="24"/>
        </w:rPr>
        <w:t>.</w:t>
      </w:r>
      <w:r w:rsidR="00A546D5">
        <w:rPr>
          <w:rFonts w:cstheme="minorHAnsi"/>
          <w:b/>
          <w:sz w:val="24"/>
          <w:szCs w:val="24"/>
        </w:rPr>
        <w:t xml:space="preserve"> </w:t>
      </w:r>
      <w:r w:rsidR="00A546D5" w:rsidRPr="007A19CB">
        <w:rPr>
          <w:rFonts w:cstheme="minorHAnsi"/>
          <w:sz w:val="24"/>
          <w:szCs w:val="24"/>
        </w:rPr>
        <w:t>Relationship</w:t>
      </w:r>
      <w:r w:rsidR="00A546D5">
        <w:rPr>
          <w:rFonts w:cstheme="minorHAnsi"/>
          <w:sz w:val="24"/>
          <w:szCs w:val="24"/>
        </w:rPr>
        <w:t xml:space="preserve"> of site size with Black Mesa- and Dogoszhi-style relative frequency for intervals of peak production. Pearson’s R correlation coefficient noted for each interval.</w:t>
      </w:r>
    </w:p>
    <w:p w14:paraId="3510E93E" w14:textId="64D0AD1D" w:rsidR="002B13E6" w:rsidRDefault="002B13E6" w:rsidP="002B13E6">
      <w:pPr>
        <w:pStyle w:val="NoSpacing"/>
        <w:rPr>
          <w:rFonts w:cstheme="minorHAnsi"/>
          <w:b/>
          <w:sz w:val="24"/>
          <w:szCs w:val="24"/>
        </w:rPr>
      </w:pPr>
    </w:p>
    <w:p w14:paraId="348E1737" w14:textId="73BF7F3A" w:rsidR="002B13E6" w:rsidRDefault="002B13E6" w:rsidP="002B13E6">
      <w:pPr>
        <w:pStyle w:val="NoSpacing"/>
        <w:rPr>
          <w:rFonts w:cstheme="minorHAnsi"/>
          <w:sz w:val="24"/>
          <w:szCs w:val="24"/>
        </w:rPr>
      </w:pPr>
      <w:r>
        <w:rPr>
          <w:rFonts w:cstheme="minorHAnsi"/>
          <w:b/>
          <w:sz w:val="24"/>
          <w:szCs w:val="24"/>
        </w:rPr>
        <w:t xml:space="preserve">Figure </w:t>
      </w:r>
      <w:r w:rsidR="006C2AD0">
        <w:rPr>
          <w:rFonts w:cstheme="minorHAnsi"/>
          <w:b/>
          <w:sz w:val="24"/>
          <w:szCs w:val="24"/>
        </w:rPr>
        <w:t>7</w:t>
      </w:r>
      <w:r>
        <w:rPr>
          <w:rFonts w:cstheme="minorHAnsi"/>
          <w:b/>
          <w:sz w:val="24"/>
          <w:szCs w:val="24"/>
        </w:rPr>
        <w:t>.</w:t>
      </w:r>
      <w:r w:rsidR="00A546D5">
        <w:rPr>
          <w:rFonts w:cstheme="minorHAnsi"/>
          <w:b/>
          <w:sz w:val="24"/>
          <w:szCs w:val="24"/>
        </w:rPr>
        <w:t xml:space="preserve"> </w:t>
      </w:r>
      <w:r w:rsidR="00A546D5" w:rsidRPr="00863AB2">
        <w:rPr>
          <w:rFonts w:cstheme="minorHAnsi"/>
          <w:sz w:val="24"/>
          <w:szCs w:val="24"/>
        </w:rPr>
        <w:t>Relationship</w:t>
      </w:r>
      <w:r w:rsidR="00A546D5">
        <w:rPr>
          <w:rFonts w:cstheme="minorHAnsi"/>
          <w:sz w:val="24"/>
          <w:szCs w:val="24"/>
        </w:rPr>
        <w:t xml:space="preserve"> of eigenvector centrality with Black Mesa- and Dogoszhi-style relative frequency for intervals of peak production. Pearson’s R correlation coefficient noted for each interval.</w:t>
      </w:r>
    </w:p>
    <w:p w14:paraId="1480D9F8" w14:textId="2E36C959" w:rsidR="006C2AD0" w:rsidRDefault="006C2AD0" w:rsidP="002B13E6">
      <w:pPr>
        <w:pStyle w:val="NoSpacing"/>
        <w:rPr>
          <w:rFonts w:cstheme="minorHAnsi"/>
          <w:b/>
          <w:sz w:val="24"/>
          <w:szCs w:val="24"/>
        </w:rPr>
      </w:pPr>
    </w:p>
    <w:p w14:paraId="06D73566" w14:textId="5D04E8DD" w:rsidR="006C2AD0" w:rsidRPr="007A19CB" w:rsidRDefault="006C2AD0" w:rsidP="002B13E6">
      <w:pPr>
        <w:pStyle w:val="NoSpacing"/>
        <w:rPr>
          <w:rFonts w:cstheme="minorHAnsi"/>
          <w:sz w:val="24"/>
          <w:szCs w:val="24"/>
        </w:rPr>
      </w:pPr>
      <w:r>
        <w:rPr>
          <w:rFonts w:cstheme="minorHAnsi"/>
          <w:b/>
          <w:sz w:val="24"/>
          <w:szCs w:val="24"/>
        </w:rPr>
        <w:t xml:space="preserve">Figure 8. </w:t>
      </w:r>
      <w:r w:rsidRPr="007A19CB">
        <w:rPr>
          <w:rFonts w:cstheme="minorHAnsi"/>
          <w:sz w:val="24"/>
          <w:szCs w:val="24"/>
        </w:rPr>
        <w:t>Boxplots of Black Mesa-style by region (A.D. 950-1000), where number of sites is greater than seven and percentage is greater than 10%.</w:t>
      </w:r>
    </w:p>
    <w:p w14:paraId="05E0A6A5" w14:textId="1665C503" w:rsidR="006C2AD0" w:rsidRPr="007A19CB" w:rsidRDefault="006C2AD0" w:rsidP="002B13E6">
      <w:pPr>
        <w:pStyle w:val="NoSpacing"/>
        <w:rPr>
          <w:rFonts w:cstheme="minorHAnsi"/>
          <w:sz w:val="24"/>
          <w:szCs w:val="24"/>
        </w:rPr>
      </w:pPr>
    </w:p>
    <w:p w14:paraId="7139DE06" w14:textId="0D07BF8F" w:rsidR="006C2AD0" w:rsidRPr="007A19CB" w:rsidRDefault="006C2AD0" w:rsidP="006C2AD0">
      <w:pPr>
        <w:pStyle w:val="NoSpacing"/>
        <w:rPr>
          <w:rFonts w:cstheme="minorHAnsi"/>
          <w:sz w:val="24"/>
          <w:szCs w:val="24"/>
        </w:rPr>
      </w:pPr>
      <w:r>
        <w:rPr>
          <w:rFonts w:cstheme="minorHAnsi"/>
          <w:b/>
          <w:sz w:val="24"/>
          <w:szCs w:val="24"/>
        </w:rPr>
        <w:t xml:space="preserve">Figure 9. </w:t>
      </w:r>
      <w:r w:rsidRPr="007A19CB">
        <w:rPr>
          <w:rFonts w:cstheme="minorHAnsi"/>
          <w:sz w:val="24"/>
          <w:szCs w:val="24"/>
        </w:rPr>
        <w:t>Boxplots of Dogoszhi-style by region (A.D. 1050-11000), where number of sites is greater than seven and percentage is greater than 10%.</w:t>
      </w:r>
    </w:p>
    <w:p w14:paraId="3BA4485B" w14:textId="28789743" w:rsidR="002B13E6" w:rsidRDefault="002B13E6" w:rsidP="002B13E6">
      <w:pPr>
        <w:pStyle w:val="NoSpacing"/>
        <w:rPr>
          <w:rFonts w:cstheme="minorHAnsi"/>
          <w:b/>
          <w:sz w:val="24"/>
          <w:szCs w:val="24"/>
        </w:rPr>
      </w:pPr>
    </w:p>
    <w:p w14:paraId="354FB4C4" w14:textId="6661505D" w:rsidR="002B13E6" w:rsidRPr="007A19CB" w:rsidRDefault="002B13E6" w:rsidP="002B13E6">
      <w:pPr>
        <w:pStyle w:val="NoSpacing"/>
        <w:rPr>
          <w:rFonts w:cstheme="minorHAnsi"/>
          <w:sz w:val="24"/>
          <w:szCs w:val="24"/>
        </w:rPr>
      </w:pPr>
      <w:r>
        <w:rPr>
          <w:rFonts w:cstheme="minorHAnsi"/>
          <w:b/>
          <w:sz w:val="24"/>
          <w:szCs w:val="24"/>
        </w:rPr>
        <w:t xml:space="preserve">Figure </w:t>
      </w:r>
      <w:r w:rsidR="00BB75A3">
        <w:rPr>
          <w:rFonts w:cstheme="minorHAnsi"/>
          <w:b/>
          <w:sz w:val="24"/>
          <w:szCs w:val="24"/>
        </w:rPr>
        <w:t>10</w:t>
      </w:r>
      <w:r>
        <w:rPr>
          <w:rFonts w:cstheme="minorHAnsi"/>
          <w:b/>
          <w:sz w:val="24"/>
          <w:szCs w:val="24"/>
        </w:rPr>
        <w:t>.</w:t>
      </w:r>
      <w:r w:rsidR="00A546D5">
        <w:rPr>
          <w:rFonts w:cstheme="minorHAnsi"/>
          <w:b/>
          <w:sz w:val="24"/>
          <w:szCs w:val="24"/>
        </w:rPr>
        <w:t xml:space="preserve"> </w:t>
      </w:r>
      <w:r w:rsidR="00346F59" w:rsidRPr="007A19CB">
        <w:rPr>
          <w:rFonts w:cstheme="minorHAnsi"/>
          <w:sz w:val="24"/>
          <w:szCs w:val="24"/>
        </w:rPr>
        <w:t>Inverse Distance Weighted (IDW)</w:t>
      </w:r>
      <w:r w:rsidR="00346F59">
        <w:rPr>
          <w:rFonts w:cstheme="minorHAnsi"/>
          <w:b/>
          <w:sz w:val="24"/>
          <w:szCs w:val="24"/>
        </w:rPr>
        <w:t xml:space="preserve"> </w:t>
      </w:r>
      <w:r w:rsidR="0031616A">
        <w:rPr>
          <w:rFonts w:cstheme="minorHAnsi"/>
          <w:sz w:val="24"/>
          <w:szCs w:val="24"/>
        </w:rPr>
        <w:t>h</w:t>
      </w:r>
      <w:r w:rsidR="00A546D5" w:rsidRPr="007A19CB">
        <w:rPr>
          <w:rFonts w:cstheme="minorHAnsi"/>
          <w:sz w:val="24"/>
          <w:szCs w:val="24"/>
        </w:rPr>
        <w:t>eat</w:t>
      </w:r>
      <w:r w:rsidR="00A546D5">
        <w:rPr>
          <w:rFonts w:cstheme="minorHAnsi"/>
          <w:sz w:val="24"/>
          <w:szCs w:val="24"/>
        </w:rPr>
        <w:t xml:space="preserve"> map of Dogoszhi-style relative frequencies</w:t>
      </w:r>
      <w:r w:rsidR="0031616A">
        <w:rPr>
          <w:rFonts w:cstheme="minorHAnsi"/>
          <w:sz w:val="24"/>
          <w:szCs w:val="24"/>
        </w:rPr>
        <w:t>, A.D. 1050-1100</w:t>
      </w:r>
      <w:r w:rsidR="00A546D5">
        <w:rPr>
          <w:rFonts w:cstheme="minorHAnsi"/>
          <w:sz w:val="24"/>
          <w:szCs w:val="24"/>
        </w:rPr>
        <w:t>.</w:t>
      </w:r>
    </w:p>
    <w:p w14:paraId="41535AE1" w14:textId="35D25017" w:rsidR="002B13E6" w:rsidRDefault="002B13E6" w:rsidP="002B13E6">
      <w:pPr>
        <w:pStyle w:val="NoSpacing"/>
        <w:rPr>
          <w:rFonts w:cstheme="minorHAnsi"/>
          <w:b/>
          <w:sz w:val="24"/>
          <w:szCs w:val="24"/>
        </w:rPr>
      </w:pPr>
    </w:p>
    <w:p w14:paraId="605760D7" w14:textId="0CDF2091" w:rsidR="002B13E6" w:rsidRDefault="002B13E6" w:rsidP="002B13E6">
      <w:pPr>
        <w:pStyle w:val="NoSpacing"/>
        <w:rPr>
          <w:rFonts w:cstheme="minorHAnsi"/>
          <w:b/>
          <w:sz w:val="24"/>
          <w:szCs w:val="24"/>
        </w:rPr>
      </w:pPr>
      <w:r>
        <w:rPr>
          <w:rFonts w:cstheme="minorHAnsi"/>
          <w:b/>
          <w:sz w:val="24"/>
          <w:szCs w:val="24"/>
        </w:rPr>
        <w:t xml:space="preserve">Figure </w:t>
      </w:r>
      <w:r w:rsidR="00BB75A3">
        <w:rPr>
          <w:rFonts w:cstheme="minorHAnsi"/>
          <w:b/>
          <w:sz w:val="24"/>
          <w:szCs w:val="24"/>
        </w:rPr>
        <w:t>11</w:t>
      </w:r>
      <w:r>
        <w:rPr>
          <w:rFonts w:cstheme="minorHAnsi"/>
          <w:b/>
          <w:sz w:val="24"/>
          <w:szCs w:val="24"/>
        </w:rPr>
        <w:t>.</w:t>
      </w:r>
      <w:r w:rsidR="00A546D5">
        <w:rPr>
          <w:rFonts w:cstheme="minorHAnsi"/>
          <w:b/>
          <w:sz w:val="24"/>
          <w:szCs w:val="24"/>
        </w:rPr>
        <w:t xml:space="preserve"> </w:t>
      </w:r>
      <w:r w:rsidR="0031616A" w:rsidRPr="00863AB2">
        <w:rPr>
          <w:rFonts w:cstheme="minorHAnsi"/>
          <w:sz w:val="24"/>
          <w:szCs w:val="24"/>
        </w:rPr>
        <w:t>Inverse Distance Weighted (IDW)</w:t>
      </w:r>
      <w:r w:rsidR="0031616A">
        <w:rPr>
          <w:rFonts w:cstheme="minorHAnsi"/>
          <w:b/>
          <w:sz w:val="24"/>
          <w:szCs w:val="24"/>
        </w:rPr>
        <w:t xml:space="preserve"> </w:t>
      </w:r>
      <w:r w:rsidR="0031616A">
        <w:rPr>
          <w:rFonts w:cstheme="minorHAnsi"/>
          <w:sz w:val="24"/>
          <w:szCs w:val="24"/>
        </w:rPr>
        <w:t>h</w:t>
      </w:r>
      <w:r w:rsidR="00A546D5" w:rsidRPr="007A19CB">
        <w:rPr>
          <w:rFonts w:cstheme="minorHAnsi"/>
          <w:sz w:val="24"/>
          <w:szCs w:val="24"/>
        </w:rPr>
        <w:t xml:space="preserve">eat </w:t>
      </w:r>
      <w:r w:rsidR="00A546D5">
        <w:rPr>
          <w:rFonts w:cstheme="minorHAnsi"/>
          <w:sz w:val="24"/>
          <w:szCs w:val="24"/>
        </w:rPr>
        <w:t>map of Black Mesa-style relative frequencies</w:t>
      </w:r>
      <w:r w:rsidR="0031616A">
        <w:rPr>
          <w:rFonts w:cstheme="minorHAnsi"/>
          <w:sz w:val="24"/>
          <w:szCs w:val="24"/>
        </w:rPr>
        <w:t>, A.D. 950-1000</w:t>
      </w:r>
      <w:r w:rsidR="00A546D5">
        <w:rPr>
          <w:rFonts w:cstheme="minorHAnsi"/>
          <w:sz w:val="24"/>
          <w:szCs w:val="24"/>
        </w:rPr>
        <w:t>.</w:t>
      </w:r>
    </w:p>
    <w:p w14:paraId="6F68D978" w14:textId="77777777" w:rsidR="002B13E6" w:rsidRPr="007A19CB" w:rsidRDefault="002B13E6" w:rsidP="007A19CB">
      <w:pPr>
        <w:pStyle w:val="NoSpacing"/>
        <w:rPr>
          <w:rFonts w:cstheme="minorHAnsi"/>
          <w:sz w:val="24"/>
          <w:szCs w:val="24"/>
        </w:rPr>
      </w:pPr>
    </w:p>
    <w:p w14:paraId="0E2E0D45" w14:textId="6704A21E" w:rsidR="00765E44" w:rsidRPr="007A19CB" w:rsidRDefault="00765E44" w:rsidP="007A19CB">
      <w:pPr>
        <w:widowControl w:val="0"/>
        <w:tabs>
          <w:tab w:val="left" w:pos="3420"/>
        </w:tabs>
        <w:autoSpaceDE w:val="0"/>
        <w:autoSpaceDN w:val="0"/>
        <w:adjustRightInd w:val="0"/>
        <w:jc w:val="center"/>
        <w:rPr>
          <w:rFonts w:cstheme="minorHAnsi"/>
          <w:b/>
          <w:color w:val="000000" w:themeColor="text1"/>
          <w:sz w:val="24"/>
          <w:szCs w:val="24"/>
        </w:rPr>
      </w:pPr>
      <w:r w:rsidRPr="007A19CB">
        <w:rPr>
          <w:rFonts w:cstheme="minorHAnsi"/>
          <w:b/>
          <w:color w:val="000000" w:themeColor="text1"/>
          <w:sz w:val="24"/>
          <w:szCs w:val="24"/>
        </w:rPr>
        <w:t>References Cited</w:t>
      </w:r>
    </w:p>
    <w:p w14:paraId="17BFB768"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Allison, James R.</w:t>
      </w:r>
    </w:p>
    <w:p w14:paraId="30EBD21F"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2008</w:t>
      </w:r>
      <w:r w:rsidRPr="007A19CB">
        <w:rPr>
          <w:rFonts w:cstheme="minorHAnsi"/>
          <w:color w:val="000000" w:themeColor="text1"/>
          <w:sz w:val="24"/>
          <w:szCs w:val="24"/>
        </w:rPr>
        <w:tab/>
      </w:r>
      <w:proofErr w:type="spellStart"/>
      <w:r w:rsidRPr="007A19CB">
        <w:rPr>
          <w:rFonts w:cstheme="minorHAnsi"/>
          <w:color w:val="000000" w:themeColor="text1"/>
          <w:sz w:val="24"/>
          <w:szCs w:val="24"/>
        </w:rPr>
        <w:t>Shinarump</w:t>
      </w:r>
      <w:proofErr w:type="spellEnd"/>
      <w:r w:rsidRPr="007A19CB">
        <w:rPr>
          <w:rFonts w:cstheme="minorHAnsi"/>
          <w:color w:val="000000" w:themeColor="text1"/>
          <w:sz w:val="24"/>
          <w:szCs w:val="24"/>
        </w:rPr>
        <w:t xml:space="preserve"> Red Ware and Other Red Ware Pottery: North and West of the Colorado River. </w:t>
      </w:r>
      <w:r w:rsidRPr="007A19CB">
        <w:rPr>
          <w:rFonts w:cstheme="minorHAnsi"/>
          <w:i/>
          <w:color w:val="000000" w:themeColor="text1"/>
          <w:sz w:val="24"/>
          <w:szCs w:val="24"/>
        </w:rPr>
        <w:t xml:space="preserve">Pottery Southwest </w:t>
      </w:r>
      <w:r w:rsidRPr="007A19CB">
        <w:rPr>
          <w:rFonts w:cstheme="minorHAnsi"/>
          <w:color w:val="000000" w:themeColor="text1"/>
          <w:sz w:val="24"/>
          <w:szCs w:val="24"/>
        </w:rPr>
        <w:t xml:space="preserve">27(1):21–34. </w:t>
      </w:r>
    </w:p>
    <w:p w14:paraId="61E8B1B9"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36F6E478"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Betancourt, Julio L., Jeffrey S. Dean, and Herbert M. Hull</w:t>
      </w:r>
    </w:p>
    <w:p w14:paraId="38A79667" w14:textId="08AEF06C" w:rsidR="00765E44" w:rsidRDefault="00765E44">
      <w:pPr>
        <w:widowControl w:val="0"/>
        <w:autoSpaceDE w:val="0"/>
        <w:autoSpaceDN w:val="0"/>
        <w:adjustRightInd w:val="0"/>
        <w:spacing w:after="0" w:line="240" w:lineRule="auto"/>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1986</w:t>
      </w:r>
      <w:r w:rsidRPr="007A19CB">
        <w:rPr>
          <w:rFonts w:cstheme="minorHAnsi"/>
          <w:color w:val="000000" w:themeColor="text1"/>
          <w:sz w:val="24"/>
          <w:szCs w:val="24"/>
          <w:shd w:val="clear" w:color="auto" w:fill="FFFFFF"/>
        </w:rPr>
        <w:tab/>
        <w:t>Prehistoric Long-distance Transport of Construction Beams, Chaco Canyon, New Mexico. </w:t>
      </w:r>
      <w:r w:rsidRPr="007A19CB">
        <w:rPr>
          <w:rFonts w:cstheme="minorHAnsi"/>
          <w:i/>
          <w:iCs/>
          <w:color w:val="000000" w:themeColor="text1"/>
          <w:sz w:val="24"/>
          <w:szCs w:val="24"/>
          <w:shd w:val="clear" w:color="auto" w:fill="FFFFFF"/>
        </w:rPr>
        <w:t>American Antiquity</w:t>
      </w:r>
      <w:r w:rsidRPr="007A19CB">
        <w:rPr>
          <w:rFonts w:cstheme="minorHAnsi"/>
          <w:color w:val="000000" w:themeColor="text1"/>
          <w:sz w:val="24"/>
          <w:szCs w:val="24"/>
          <w:shd w:val="clear" w:color="auto" w:fill="FFFFFF"/>
        </w:rPr>
        <w:t> </w:t>
      </w:r>
      <w:r w:rsidRPr="007A19CB">
        <w:rPr>
          <w:rFonts w:cstheme="minorHAnsi"/>
          <w:iCs/>
          <w:color w:val="000000" w:themeColor="text1"/>
          <w:sz w:val="24"/>
          <w:szCs w:val="24"/>
          <w:shd w:val="clear" w:color="auto" w:fill="FFFFFF"/>
        </w:rPr>
        <w:t>51</w:t>
      </w:r>
      <w:r w:rsidRPr="007A19CB">
        <w:rPr>
          <w:rFonts w:cstheme="minorHAnsi"/>
          <w:color w:val="000000" w:themeColor="text1"/>
          <w:sz w:val="24"/>
          <w:szCs w:val="24"/>
          <w:shd w:val="clear" w:color="auto" w:fill="FFFFFF"/>
        </w:rPr>
        <w:t>(2):370–375.</w:t>
      </w:r>
    </w:p>
    <w:p w14:paraId="3A4A1615" w14:textId="473DFBF8" w:rsidR="00B654EB" w:rsidRDefault="00B654EB">
      <w:pPr>
        <w:widowControl w:val="0"/>
        <w:autoSpaceDE w:val="0"/>
        <w:autoSpaceDN w:val="0"/>
        <w:adjustRightInd w:val="0"/>
        <w:spacing w:after="0" w:line="240" w:lineRule="auto"/>
        <w:rPr>
          <w:rFonts w:cstheme="minorHAnsi"/>
          <w:color w:val="000000" w:themeColor="text1"/>
          <w:sz w:val="24"/>
          <w:szCs w:val="24"/>
          <w:shd w:val="clear" w:color="auto" w:fill="FFFFFF"/>
        </w:rPr>
      </w:pPr>
    </w:p>
    <w:p w14:paraId="2FF838DA" w14:textId="27BBA90A" w:rsidR="00B654EB" w:rsidRDefault="00B654EB">
      <w:pPr>
        <w:widowControl w:val="0"/>
        <w:autoSpaceDE w:val="0"/>
        <w:autoSpaceDN w:val="0"/>
        <w:adjustRightInd w:val="0"/>
        <w:spacing w:after="0" w:line="240" w:lineRule="auto"/>
        <w:rPr>
          <w:rFonts w:cstheme="minorHAnsi"/>
          <w:color w:val="000000" w:themeColor="text1"/>
          <w:sz w:val="24"/>
          <w:szCs w:val="24"/>
          <w:shd w:val="clear" w:color="auto" w:fill="FFFFFF"/>
        </w:rPr>
      </w:pPr>
      <w:proofErr w:type="spellStart"/>
      <w:r>
        <w:rPr>
          <w:rFonts w:cstheme="minorHAnsi"/>
          <w:color w:val="000000" w:themeColor="text1"/>
          <w:sz w:val="24"/>
          <w:szCs w:val="24"/>
          <w:shd w:val="clear" w:color="auto" w:fill="FFFFFF"/>
        </w:rPr>
        <w:t>Breternitz</w:t>
      </w:r>
      <w:proofErr w:type="spellEnd"/>
      <w:r>
        <w:rPr>
          <w:rFonts w:cstheme="minorHAnsi"/>
          <w:color w:val="000000" w:themeColor="text1"/>
          <w:sz w:val="24"/>
          <w:szCs w:val="24"/>
          <w:shd w:val="clear" w:color="auto" w:fill="FFFFFF"/>
        </w:rPr>
        <w:t>, David A.</w:t>
      </w:r>
    </w:p>
    <w:p w14:paraId="6550A2E5" w14:textId="7FC05215" w:rsidR="00B654EB" w:rsidRPr="007A19CB" w:rsidRDefault="00B654EB"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r>
        <w:rPr>
          <w:rFonts w:cstheme="minorHAnsi"/>
          <w:color w:val="000000" w:themeColor="text1"/>
          <w:sz w:val="24"/>
          <w:szCs w:val="24"/>
          <w:shd w:val="clear" w:color="auto" w:fill="FFFFFF"/>
        </w:rPr>
        <w:t>1966</w:t>
      </w:r>
      <w:r>
        <w:rPr>
          <w:rFonts w:cstheme="minorHAnsi"/>
          <w:color w:val="000000" w:themeColor="text1"/>
          <w:sz w:val="24"/>
          <w:szCs w:val="24"/>
          <w:shd w:val="clear" w:color="auto" w:fill="FFFFFF"/>
        </w:rPr>
        <w:tab/>
      </w:r>
      <w:r w:rsidRPr="007A19CB">
        <w:rPr>
          <w:rFonts w:cstheme="minorHAnsi"/>
          <w:i/>
          <w:color w:val="000000" w:themeColor="text1"/>
          <w:sz w:val="24"/>
          <w:szCs w:val="24"/>
          <w:shd w:val="clear" w:color="auto" w:fill="FFFFFF"/>
        </w:rPr>
        <w:t>An Appraisal of Tree-ring Dated Pottery in the Southwest</w:t>
      </w:r>
      <w:r>
        <w:rPr>
          <w:rFonts w:cstheme="minorHAnsi"/>
          <w:color w:val="000000" w:themeColor="text1"/>
          <w:sz w:val="24"/>
          <w:szCs w:val="24"/>
          <w:shd w:val="clear" w:color="auto" w:fill="FFFFFF"/>
        </w:rPr>
        <w:t>. Anthropological Papers of the University of Arizona No. 10. University of Arizona Press, Tucson.</w:t>
      </w:r>
    </w:p>
    <w:p w14:paraId="102B9B99"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73FCF288"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Breternitz</w:t>
      </w:r>
      <w:proofErr w:type="spellEnd"/>
      <w:r w:rsidRPr="007A19CB">
        <w:rPr>
          <w:rFonts w:cstheme="minorHAnsi"/>
          <w:color w:val="000000" w:themeColor="text1"/>
          <w:sz w:val="24"/>
          <w:szCs w:val="24"/>
        </w:rPr>
        <w:t xml:space="preserve">, David A., Arthur H. </w:t>
      </w:r>
      <w:proofErr w:type="spellStart"/>
      <w:r w:rsidRPr="007A19CB">
        <w:rPr>
          <w:rFonts w:cstheme="minorHAnsi"/>
          <w:color w:val="000000" w:themeColor="text1"/>
          <w:sz w:val="24"/>
          <w:szCs w:val="24"/>
        </w:rPr>
        <w:t>Rohn</w:t>
      </w:r>
      <w:proofErr w:type="spellEnd"/>
      <w:r w:rsidRPr="007A19CB">
        <w:rPr>
          <w:rFonts w:cstheme="minorHAnsi"/>
          <w:color w:val="000000" w:themeColor="text1"/>
          <w:sz w:val="24"/>
          <w:szCs w:val="24"/>
        </w:rPr>
        <w:t>, Jr., and Elizabeth A. Morris</w:t>
      </w:r>
    </w:p>
    <w:p w14:paraId="49F133DB"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1974</w:t>
      </w:r>
      <w:r w:rsidRPr="007A19CB">
        <w:rPr>
          <w:rFonts w:cstheme="minorHAnsi"/>
          <w:color w:val="000000" w:themeColor="text1"/>
          <w:sz w:val="24"/>
          <w:szCs w:val="24"/>
        </w:rPr>
        <w:tab/>
      </w:r>
      <w:r w:rsidRPr="007A19CB">
        <w:rPr>
          <w:rFonts w:cstheme="minorHAnsi"/>
          <w:i/>
          <w:color w:val="000000" w:themeColor="text1"/>
          <w:sz w:val="24"/>
          <w:szCs w:val="24"/>
        </w:rPr>
        <w:t>Prehistoric Ceramics of the Mesa Verde Region</w:t>
      </w:r>
      <w:r w:rsidRPr="007A19CB">
        <w:rPr>
          <w:rFonts w:cstheme="minorHAnsi"/>
          <w:color w:val="000000" w:themeColor="text1"/>
          <w:sz w:val="24"/>
          <w:szCs w:val="24"/>
        </w:rPr>
        <w:t>. Museum of Northern Arizona Ceramic Series 5. Flagstaff, AZ.</w:t>
      </w:r>
    </w:p>
    <w:p w14:paraId="455F3A7D"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7153B6C2"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Cameron, Catherine M.</w:t>
      </w:r>
    </w:p>
    <w:p w14:paraId="33971927"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2001</w:t>
      </w:r>
      <w:r w:rsidRPr="007A19CB">
        <w:rPr>
          <w:rFonts w:cstheme="minorHAnsi"/>
          <w:color w:val="000000" w:themeColor="text1"/>
          <w:sz w:val="24"/>
          <w:szCs w:val="24"/>
        </w:rPr>
        <w:tab/>
        <w:t>Pink Chert, Projectile Points, and the Chacoan Regional System</w:t>
      </w:r>
      <w:r w:rsidRPr="007A19CB">
        <w:rPr>
          <w:rFonts w:cstheme="minorHAnsi"/>
          <w:i/>
          <w:color w:val="000000" w:themeColor="text1"/>
          <w:sz w:val="24"/>
          <w:szCs w:val="24"/>
        </w:rPr>
        <w:t xml:space="preserve">. American Antiquity </w:t>
      </w:r>
      <w:r w:rsidRPr="007A19CB">
        <w:rPr>
          <w:rFonts w:cstheme="minorHAnsi"/>
          <w:color w:val="000000" w:themeColor="text1"/>
          <w:sz w:val="24"/>
          <w:szCs w:val="24"/>
        </w:rPr>
        <w:t>66:79–101.</w:t>
      </w:r>
    </w:p>
    <w:p w14:paraId="46ACBD9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6BF139B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Cameron, Catherine M., and H. Wolcott Toll</w:t>
      </w:r>
    </w:p>
    <w:p w14:paraId="203F2939"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2001</w:t>
      </w:r>
      <w:r w:rsidRPr="007A19CB">
        <w:rPr>
          <w:rFonts w:cstheme="minorHAnsi"/>
          <w:color w:val="000000" w:themeColor="text1"/>
          <w:sz w:val="24"/>
          <w:szCs w:val="24"/>
        </w:rPr>
        <w:tab/>
        <w:t xml:space="preserve">Deciphering the Organization of Production in Chaco Canyon. </w:t>
      </w:r>
      <w:r w:rsidRPr="007A19CB">
        <w:rPr>
          <w:rFonts w:cstheme="minorHAnsi"/>
          <w:i/>
          <w:color w:val="000000" w:themeColor="text1"/>
          <w:sz w:val="24"/>
          <w:szCs w:val="24"/>
        </w:rPr>
        <w:t>American Antiquity</w:t>
      </w:r>
      <w:r w:rsidRPr="007A19CB">
        <w:rPr>
          <w:rFonts w:cstheme="minorHAnsi"/>
          <w:color w:val="000000" w:themeColor="text1"/>
          <w:sz w:val="24"/>
          <w:szCs w:val="24"/>
        </w:rPr>
        <w:t xml:space="preserve"> 66:5–13.</w:t>
      </w:r>
    </w:p>
    <w:p w14:paraId="321D352B"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258D74B6"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Carr</w:t>
      </w:r>
      <w:proofErr w:type="spellEnd"/>
      <w:r w:rsidRPr="007A19CB">
        <w:rPr>
          <w:rFonts w:cstheme="minorHAnsi"/>
          <w:color w:val="000000" w:themeColor="text1"/>
          <w:sz w:val="24"/>
          <w:szCs w:val="24"/>
        </w:rPr>
        <w:t>, Christopher</w:t>
      </w:r>
    </w:p>
    <w:p w14:paraId="3EC32589" w14:textId="5B7C1316"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1995</w:t>
      </w:r>
      <w:r w:rsidRPr="007A19CB">
        <w:rPr>
          <w:rFonts w:cstheme="minorHAnsi"/>
          <w:color w:val="000000" w:themeColor="text1"/>
          <w:sz w:val="24"/>
          <w:szCs w:val="24"/>
        </w:rPr>
        <w:tab/>
        <w:t xml:space="preserve">Building a Unified Middle-Range Theory of Artifact Design. In </w:t>
      </w:r>
      <w:r w:rsidRPr="007A19CB">
        <w:rPr>
          <w:rFonts w:cstheme="minorHAnsi"/>
          <w:i/>
          <w:color w:val="000000" w:themeColor="text1"/>
          <w:sz w:val="24"/>
          <w:szCs w:val="24"/>
        </w:rPr>
        <w:t>Style, Society, and Person: Archaeological and Ethnological Perspectives</w:t>
      </w:r>
      <w:r w:rsidRPr="007A19CB">
        <w:rPr>
          <w:rFonts w:cstheme="minorHAnsi"/>
          <w:color w:val="000000" w:themeColor="text1"/>
          <w:sz w:val="24"/>
          <w:szCs w:val="24"/>
        </w:rPr>
        <w:t xml:space="preserve">, edited by Christopher </w:t>
      </w:r>
      <w:proofErr w:type="spellStart"/>
      <w:r w:rsidRPr="007A19CB">
        <w:rPr>
          <w:rFonts w:cstheme="minorHAnsi"/>
          <w:color w:val="000000" w:themeColor="text1"/>
          <w:sz w:val="24"/>
          <w:szCs w:val="24"/>
        </w:rPr>
        <w:t>Carr</w:t>
      </w:r>
      <w:proofErr w:type="spellEnd"/>
      <w:r w:rsidRPr="007A19CB">
        <w:rPr>
          <w:rFonts w:cstheme="minorHAnsi"/>
          <w:color w:val="000000" w:themeColor="text1"/>
          <w:sz w:val="24"/>
          <w:szCs w:val="24"/>
        </w:rPr>
        <w:t xml:space="preserve"> and Jill E. </w:t>
      </w:r>
      <w:proofErr w:type="spellStart"/>
      <w:r w:rsidRPr="007A19CB">
        <w:rPr>
          <w:rFonts w:cstheme="minorHAnsi"/>
          <w:color w:val="000000" w:themeColor="text1"/>
          <w:sz w:val="24"/>
          <w:szCs w:val="24"/>
        </w:rPr>
        <w:t>Neitzel</w:t>
      </w:r>
      <w:proofErr w:type="spellEnd"/>
      <w:r w:rsidRPr="007A19CB">
        <w:rPr>
          <w:rFonts w:cstheme="minorHAnsi"/>
          <w:color w:val="000000" w:themeColor="text1"/>
          <w:sz w:val="24"/>
          <w:szCs w:val="24"/>
        </w:rPr>
        <w:t xml:space="preserve">, pp. 151–170. Plenum Press, NY. </w:t>
      </w:r>
    </w:p>
    <w:p w14:paraId="41F50976" w14:textId="7078BEDE" w:rsidR="00E72E4D" w:rsidRDefault="00E72E4D">
      <w:pPr>
        <w:widowControl w:val="0"/>
        <w:autoSpaceDE w:val="0"/>
        <w:autoSpaceDN w:val="0"/>
        <w:adjustRightInd w:val="0"/>
        <w:spacing w:after="0" w:line="240" w:lineRule="auto"/>
        <w:rPr>
          <w:rFonts w:cstheme="minorHAnsi"/>
          <w:color w:val="000000" w:themeColor="text1"/>
          <w:sz w:val="24"/>
          <w:szCs w:val="24"/>
        </w:rPr>
      </w:pPr>
    </w:p>
    <w:p w14:paraId="04B0686F" w14:textId="546B89D4" w:rsidR="00E72E4D" w:rsidRPr="007A19CB" w:rsidRDefault="00533862" w:rsidP="007A19CB">
      <w:pPr>
        <w:shd w:val="clear" w:color="auto" w:fill="FFFFFF"/>
        <w:spacing w:after="0" w:line="240" w:lineRule="auto"/>
        <w:outlineLvl w:val="0"/>
        <w:rPr>
          <w:rFonts w:eastAsia="Times New Roman" w:cstheme="minorHAnsi"/>
          <w:sz w:val="24"/>
          <w:szCs w:val="24"/>
        </w:rPr>
      </w:pPr>
      <w:hyperlink r:id="rId9" w:tooltip="Click to search for more items by this author" w:history="1">
        <w:proofErr w:type="spellStart"/>
        <w:r w:rsidR="00E72E4D" w:rsidRPr="007A19CB">
          <w:rPr>
            <w:rFonts w:eastAsia="Times New Roman" w:cstheme="minorHAnsi"/>
            <w:sz w:val="24"/>
            <w:szCs w:val="24"/>
          </w:rPr>
          <w:t>Chirikure</w:t>
        </w:r>
        <w:proofErr w:type="spellEnd"/>
        <w:r w:rsidR="00E72E4D" w:rsidRPr="007A19CB">
          <w:rPr>
            <w:rFonts w:eastAsia="Times New Roman" w:cstheme="minorHAnsi"/>
            <w:sz w:val="24"/>
            <w:szCs w:val="24"/>
          </w:rPr>
          <w:t xml:space="preserve">, </w:t>
        </w:r>
        <w:proofErr w:type="spellStart"/>
        <w:r w:rsidR="00E72E4D" w:rsidRPr="007A19CB">
          <w:rPr>
            <w:rFonts w:eastAsia="Times New Roman" w:cstheme="minorHAnsi"/>
            <w:sz w:val="24"/>
            <w:szCs w:val="24"/>
          </w:rPr>
          <w:t>Shadreck</w:t>
        </w:r>
        <w:proofErr w:type="spellEnd"/>
      </w:hyperlink>
      <w:r w:rsidR="00E72E4D" w:rsidRPr="007A19CB">
        <w:rPr>
          <w:rFonts w:eastAsia="Times New Roman" w:cstheme="minorHAnsi"/>
          <w:sz w:val="24"/>
          <w:szCs w:val="24"/>
        </w:rPr>
        <w:t xml:space="preserve">, Robert </w:t>
      </w:r>
      <w:hyperlink r:id="rId10" w:tooltip="Click to search for more items by this author" w:history="1">
        <w:proofErr w:type="spellStart"/>
        <w:r w:rsidR="00E72E4D" w:rsidRPr="007A19CB">
          <w:rPr>
            <w:rFonts w:eastAsia="Times New Roman" w:cstheme="minorHAnsi"/>
            <w:sz w:val="24"/>
            <w:szCs w:val="24"/>
          </w:rPr>
          <w:t>Nyamushosho</w:t>
        </w:r>
        <w:proofErr w:type="spellEnd"/>
        <w:r w:rsidR="00E72E4D" w:rsidRPr="007A19CB">
          <w:rPr>
            <w:rFonts w:eastAsia="Times New Roman" w:cstheme="minorHAnsi"/>
            <w:sz w:val="24"/>
            <w:szCs w:val="24"/>
          </w:rPr>
          <w:t xml:space="preserve">, </w:t>
        </w:r>
      </w:hyperlink>
      <w:r w:rsidR="00E72E4D" w:rsidRPr="007A19CB">
        <w:rPr>
          <w:sz w:val="24"/>
          <w:szCs w:val="24"/>
        </w:rPr>
        <w:t xml:space="preserve">Foreman </w:t>
      </w:r>
      <w:proofErr w:type="spellStart"/>
      <w:r w:rsidR="00E72E4D" w:rsidRPr="007A19CB">
        <w:rPr>
          <w:rFonts w:eastAsia="Times New Roman" w:cstheme="minorHAnsi"/>
          <w:sz w:val="24"/>
          <w:szCs w:val="24"/>
        </w:rPr>
        <w:t>Bandama</w:t>
      </w:r>
      <w:proofErr w:type="spellEnd"/>
      <w:r w:rsidR="00E72E4D" w:rsidRPr="007A19CB">
        <w:rPr>
          <w:rFonts w:eastAsia="Times New Roman" w:cstheme="minorHAnsi"/>
          <w:sz w:val="24"/>
          <w:szCs w:val="24"/>
        </w:rPr>
        <w:t>, and</w:t>
      </w:r>
      <w:r w:rsidR="00E72E4D" w:rsidRPr="007A19CB">
        <w:rPr>
          <w:sz w:val="24"/>
          <w:szCs w:val="24"/>
        </w:rPr>
        <w:t xml:space="preserve"> </w:t>
      </w:r>
      <w:hyperlink r:id="rId11" w:tooltip="Click to search for more items by this author" w:history="1">
        <w:r w:rsidR="00E72E4D" w:rsidRPr="007A19CB">
          <w:rPr>
            <w:rFonts w:eastAsia="Times New Roman" w:cstheme="minorHAnsi"/>
            <w:sz w:val="24"/>
            <w:szCs w:val="24"/>
          </w:rPr>
          <w:t xml:space="preserve">Collet </w:t>
        </w:r>
      </w:hyperlink>
      <w:r w:rsidR="00E72E4D" w:rsidRPr="007A19CB">
        <w:rPr>
          <w:rFonts w:eastAsia="Times New Roman" w:cstheme="minorHAnsi"/>
          <w:sz w:val="24"/>
          <w:szCs w:val="24"/>
        </w:rPr>
        <w:t xml:space="preserve">Dandara </w:t>
      </w:r>
    </w:p>
    <w:p w14:paraId="710B81D0" w14:textId="368B03BD" w:rsidR="00E72E4D" w:rsidRPr="007A19CB" w:rsidRDefault="00E72E4D" w:rsidP="007A19CB">
      <w:pPr>
        <w:shd w:val="clear" w:color="auto" w:fill="FFFFFF"/>
        <w:spacing w:after="0" w:line="240" w:lineRule="auto"/>
        <w:outlineLvl w:val="0"/>
        <w:rPr>
          <w:rFonts w:eastAsia="Times New Roman" w:cstheme="minorHAnsi"/>
          <w:sz w:val="24"/>
          <w:szCs w:val="24"/>
        </w:rPr>
      </w:pPr>
      <w:r w:rsidRPr="007A19CB">
        <w:rPr>
          <w:rFonts w:eastAsia="Times New Roman" w:cstheme="minorHAnsi"/>
          <w:sz w:val="24"/>
          <w:szCs w:val="24"/>
        </w:rPr>
        <w:t>2018</w:t>
      </w:r>
      <w:r w:rsidRPr="007A19CB">
        <w:rPr>
          <w:rFonts w:eastAsia="Times New Roman" w:cstheme="minorHAnsi"/>
          <w:sz w:val="24"/>
          <w:szCs w:val="24"/>
        </w:rPr>
        <w:tab/>
      </w:r>
      <w:r w:rsidRPr="007A19CB">
        <w:rPr>
          <w:rFonts w:eastAsia="Times New Roman" w:cstheme="minorHAnsi"/>
          <w:kern w:val="36"/>
          <w:sz w:val="24"/>
          <w:szCs w:val="24"/>
        </w:rPr>
        <w:t xml:space="preserve">Elites and Commoners at Great Zimbabwe: Archaeological and Ethnographic Insights on Social Power. </w:t>
      </w:r>
      <w:r w:rsidRPr="007A19CB">
        <w:rPr>
          <w:rFonts w:eastAsia="Times New Roman" w:cstheme="minorHAnsi"/>
          <w:i/>
          <w:kern w:val="36"/>
          <w:sz w:val="24"/>
          <w:szCs w:val="24"/>
        </w:rPr>
        <w:t>Antiquity</w:t>
      </w:r>
      <w:r w:rsidRPr="007A19CB">
        <w:rPr>
          <w:rFonts w:eastAsia="Times New Roman" w:cstheme="minorHAnsi"/>
          <w:kern w:val="36"/>
          <w:sz w:val="24"/>
          <w:szCs w:val="24"/>
        </w:rPr>
        <w:t xml:space="preserve"> 92(364):</w:t>
      </w:r>
      <w:r w:rsidRPr="007A19CB">
        <w:rPr>
          <w:rFonts w:eastAsia="Times New Roman" w:cstheme="minorHAnsi"/>
          <w:sz w:val="24"/>
          <w:szCs w:val="24"/>
        </w:rPr>
        <w:t>1056</w:t>
      </w:r>
      <w:r w:rsidRPr="00AD7252">
        <w:rPr>
          <w:rFonts w:cstheme="minorHAnsi"/>
          <w:color w:val="000000" w:themeColor="text1"/>
          <w:sz w:val="24"/>
          <w:szCs w:val="24"/>
        </w:rPr>
        <w:t>–</w:t>
      </w:r>
      <w:r w:rsidRPr="007A19CB">
        <w:rPr>
          <w:rFonts w:eastAsia="Times New Roman" w:cstheme="minorHAnsi"/>
          <w:sz w:val="24"/>
          <w:szCs w:val="24"/>
        </w:rPr>
        <w:t xml:space="preserve">1075. </w:t>
      </w:r>
    </w:p>
    <w:p w14:paraId="753C9495" w14:textId="301D0EBE" w:rsidR="00B9680A" w:rsidRDefault="00B9680A">
      <w:pPr>
        <w:widowControl w:val="0"/>
        <w:autoSpaceDE w:val="0"/>
        <w:autoSpaceDN w:val="0"/>
        <w:adjustRightInd w:val="0"/>
        <w:spacing w:after="0" w:line="240" w:lineRule="auto"/>
        <w:rPr>
          <w:rFonts w:cstheme="minorHAnsi"/>
          <w:color w:val="000000" w:themeColor="text1"/>
          <w:sz w:val="24"/>
          <w:szCs w:val="24"/>
        </w:rPr>
      </w:pPr>
    </w:p>
    <w:p w14:paraId="6D2AFE4D" w14:textId="77777777" w:rsidR="00B9680A" w:rsidRPr="007A19CB" w:rsidRDefault="00B9680A" w:rsidP="00B9680A">
      <w:pPr>
        <w:spacing w:after="0" w:line="240" w:lineRule="auto"/>
        <w:rPr>
          <w:rFonts w:eastAsia="Times New Roman" w:cstheme="minorHAnsi"/>
          <w:color w:val="000000" w:themeColor="text1"/>
          <w:sz w:val="24"/>
          <w:szCs w:val="24"/>
          <w:shd w:val="clear" w:color="auto" w:fill="FFFFFF"/>
        </w:rPr>
      </w:pPr>
      <w:r w:rsidRPr="007A19CB">
        <w:rPr>
          <w:rFonts w:eastAsia="Times New Roman" w:cstheme="minorHAnsi"/>
          <w:color w:val="000000" w:themeColor="text1"/>
          <w:sz w:val="24"/>
          <w:szCs w:val="24"/>
          <w:shd w:val="clear" w:color="auto" w:fill="FFFFFF"/>
        </w:rPr>
        <w:t>Christenson, Andrew</w:t>
      </w:r>
    </w:p>
    <w:p w14:paraId="65CB572D" w14:textId="499B912A" w:rsidR="00B9680A" w:rsidRPr="007A19CB" w:rsidRDefault="00B9680A" w:rsidP="007A19CB">
      <w:pPr>
        <w:spacing w:after="0" w:line="240" w:lineRule="auto"/>
        <w:rPr>
          <w:rFonts w:eastAsia="Times New Roman" w:cstheme="minorHAnsi"/>
          <w:color w:val="000000" w:themeColor="text1"/>
          <w:sz w:val="24"/>
          <w:szCs w:val="24"/>
        </w:rPr>
      </w:pPr>
      <w:r w:rsidRPr="007A19CB">
        <w:rPr>
          <w:rFonts w:eastAsia="Times New Roman" w:cstheme="minorHAnsi"/>
          <w:color w:val="000000" w:themeColor="text1"/>
          <w:sz w:val="24"/>
          <w:szCs w:val="24"/>
          <w:shd w:val="clear" w:color="auto" w:fill="FFFFFF"/>
        </w:rPr>
        <w:t>1994</w:t>
      </w:r>
      <w:r w:rsidRPr="007A19CB">
        <w:rPr>
          <w:rFonts w:eastAsia="Times New Roman" w:cstheme="minorHAnsi"/>
          <w:color w:val="000000" w:themeColor="text1"/>
          <w:sz w:val="24"/>
          <w:szCs w:val="24"/>
          <w:shd w:val="clear" w:color="auto" w:fill="FFFFFF"/>
        </w:rPr>
        <w:tab/>
        <w:t>A Test of Mean Ceramic Dating Using Well-Dated Kayenta-Anasazi Sites. </w:t>
      </w:r>
      <w:r w:rsidRPr="007A19CB">
        <w:rPr>
          <w:rFonts w:eastAsia="Times New Roman" w:cstheme="minorHAnsi"/>
          <w:i/>
          <w:iCs/>
          <w:color w:val="000000" w:themeColor="text1"/>
          <w:sz w:val="24"/>
          <w:szCs w:val="24"/>
          <w:bdr w:val="none" w:sz="0" w:space="0" w:color="auto" w:frame="1"/>
        </w:rPr>
        <w:t>Kiva</w:t>
      </w:r>
      <w:r w:rsidRPr="007A19CB">
        <w:rPr>
          <w:rFonts w:eastAsia="Times New Roman" w:cstheme="minorHAnsi"/>
          <w:color w:val="000000" w:themeColor="text1"/>
          <w:sz w:val="24"/>
          <w:szCs w:val="24"/>
          <w:shd w:val="clear" w:color="auto" w:fill="FFFFFF"/>
        </w:rPr>
        <w:t> 59(3):</w:t>
      </w:r>
      <w:r w:rsidR="00F06671" w:rsidRPr="007A19CB">
        <w:rPr>
          <w:rFonts w:eastAsia="Times New Roman" w:cstheme="minorHAnsi"/>
          <w:color w:val="000000" w:themeColor="text1"/>
          <w:sz w:val="24"/>
          <w:szCs w:val="24"/>
          <w:shd w:val="clear" w:color="auto" w:fill="FFFFFF"/>
        </w:rPr>
        <w:t>297-317.</w:t>
      </w:r>
    </w:p>
    <w:p w14:paraId="5F83D42E"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5F6FD9A0"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 xml:space="preserve">Colton, Harold S. </w:t>
      </w:r>
    </w:p>
    <w:p w14:paraId="60FCC50F" w14:textId="6D247E9A" w:rsidR="00765E44" w:rsidRDefault="00765E44">
      <w:pPr>
        <w:spacing w:after="0" w:line="240" w:lineRule="auto"/>
        <w:rPr>
          <w:rFonts w:cstheme="minorHAnsi"/>
          <w:color w:val="000000" w:themeColor="text1"/>
          <w:sz w:val="24"/>
          <w:szCs w:val="24"/>
        </w:rPr>
      </w:pPr>
      <w:r w:rsidRPr="007A19CB">
        <w:rPr>
          <w:rFonts w:cstheme="minorHAnsi"/>
          <w:color w:val="000000" w:themeColor="text1"/>
          <w:sz w:val="24"/>
          <w:szCs w:val="24"/>
        </w:rPr>
        <w:t>1943</w:t>
      </w:r>
      <w:r w:rsidRPr="007A19CB">
        <w:rPr>
          <w:rFonts w:cstheme="minorHAnsi"/>
          <w:color w:val="000000" w:themeColor="text1"/>
          <w:sz w:val="24"/>
          <w:szCs w:val="24"/>
        </w:rPr>
        <w:tab/>
        <w:t xml:space="preserve">The Principle of Analogous Pottery Types. </w:t>
      </w:r>
      <w:r w:rsidRPr="007A19CB">
        <w:rPr>
          <w:rFonts w:cstheme="minorHAnsi"/>
          <w:i/>
          <w:color w:val="000000" w:themeColor="text1"/>
          <w:sz w:val="24"/>
          <w:szCs w:val="24"/>
        </w:rPr>
        <w:t>American Anthropologist</w:t>
      </w:r>
      <w:r w:rsidRPr="007A19CB">
        <w:rPr>
          <w:rFonts w:cstheme="minorHAnsi"/>
          <w:color w:val="000000" w:themeColor="text1"/>
          <w:sz w:val="24"/>
          <w:szCs w:val="24"/>
        </w:rPr>
        <w:t xml:space="preserve"> 45:316–320.</w:t>
      </w:r>
    </w:p>
    <w:p w14:paraId="2C19D9ED" w14:textId="76CA15DD" w:rsidR="00F33489" w:rsidRDefault="00F33489">
      <w:pPr>
        <w:spacing w:after="0" w:line="240" w:lineRule="auto"/>
        <w:rPr>
          <w:rFonts w:cstheme="minorHAnsi"/>
          <w:color w:val="000000" w:themeColor="text1"/>
          <w:sz w:val="24"/>
          <w:szCs w:val="24"/>
        </w:rPr>
      </w:pPr>
    </w:p>
    <w:p w14:paraId="41B5A50A" w14:textId="327A70CB" w:rsidR="00F33489" w:rsidRDefault="00F33489">
      <w:pPr>
        <w:spacing w:after="0" w:line="240" w:lineRule="auto"/>
        <w:rPr>
          <w:rFonts w:cstheme="minorHAnsi"/>
          <w:color w:val="000000" w:themeColor="text1"/>
          <w:sz w:val="24"/>
          <w:szCs w:val="24"/>
        </w:rPr>
      </w:pPr>
      <w:r>
        <w:rPr>
          <w:rFonts w:cstheme="minorHAnsi"/>
          <w:color w:val="000000" w:themeColor="text1"/>
          <w:sz w:val="24"/>
          <w:szCs w:val="24"/>
        </w:rPr>
        <w:t>Cousin, Bruno, Shamus</w:t>
      </w:r>
      <w:r w:rsidR="007D555D">
        <w:rPr>
          <w:rFonts w:cstheme="minorHAnsi"/>
          <w:color w:val="000000" w:themeColor="text1"/>
          <w:sz w:val="24"/>
          <w:szCs w:val="24"/>
        </w:rPr>
        <w:t xml:space="preserve"> Khan, and Ashley Mears</w:t>
      </w:r>
    </w:p>
    <w:p w14:paraId="1E45EEC5" w14:textId="564001D8" w:rsidR="007D555D" w:rsidRPr="007A19CB" w:rsidRDefault="007D555D" w:rsidP="007A19CB">
      <w:pPr>
        <w:spacing w:after="0" w:line="240" w:lineRule="auto"/>
        <w:rPr>
          <w:rFonts w:cstheme="minorHAnsi"/>
          <w:color w:val="000000" w:themeColor="text1"/>
          <w:sz w:val="24"/>
          <w:szCs w:val="24"/>
        </w:rPr>
      </w:pPr>
      <w:r>
        <w:rPr>
          <w:rFonts w:cstheme="minorHAnsi"/>
          <w:color w:val="000000" w:themeColor="text1"/>
          <w:sz w:val="24"/>
          <w:szCs w:val="24"/>
        </w:rPr>
        <w:t>2018</w:t>
      </w:r>
      <w:r>
        <w:rPr>
          <w:rFonts w:cstheme="minorHAnsi"/>
          <w:color w:val="000000" w:themeColor="text1"/>
          <w:sz w:val="24"/>
          <w:szCs w:val="24"/>
        </w:rPr>
        <w:tab/>
        <w:t xml:space="preserve">Theoretical and Methodological Pathways for Research on Elites. </w:t>
      </w:r>
      <w:r w:rsidRPr="007A19CB">
        <w:rPr>
          <w:rFonts w:cstheme="minorHAnsi"/>
          <w:i/>
          <w:color w:val="000000" w:themeColor="text1"/>
          <w:sz w:val="24"/>
          <w:szCs w:val="24"/>
        </w:rPr>
        <w:t>Socio-Economic Review</w:t>
      </w:r>
      <w:r>
        <w:rPr>
          <w:rFonts w:cstheme="minorHAnsi"/>
          <w:color w:val="000000" w:themeColor="text1"/>
          <w:sz w:val="24"/>
          <w:szCs w:val="24"/>
        </w:rPr>
        <w:t xml:space="preserve"> 16(2):225</w:t>
      </w:r>
      <w:r w:rsidRPr="004736F2">
        <w:rPr>
          <w:rFonts w:cstheme="minorHAnsi"/>
          <w:color w:val="000000" w:themeColor="text1"/>
          <w:sz w:val="24"/>
          <w:szCs w:val="24"/>
        </w:rPr>
        <w:t>–</w:t>
      </w:r>
      <w:r>
        <w:rPr>
          <w:rFonts w:cstheme="minorHAnsi"/>
          <w:color w:val="000000" w:themeColor="text1"/>
          <w:sz w:val="24"/>
          <w:szCs w:val="24"/>
        </w:rPr>
        <w:t>249.</w:t>
      </w:r>
    </w:p>
    <w:p w14:paraId="5C20CCE7" w14:textId="77777777" w:rsidR="00765E44" w:rsidRPr="007A19CB" w:rsidRDefault="00765E44" w:rsidP="007A19CB">
      <w:pPr>
        <w:spacing w:after="0" w:line="240" w:lineRule="auto"/>
        <w:rPr>
          <w:rFonts w:cstheme="minorHAnsi"/>
          <w:color w:val="000000" w:themeColor="text1"/>
          <w:sz w:val="24"/>
          <w:szCs w:val="24"/>
        </w:rPr>
      </w:pPr>
    </w:p>
    <w:p w14:paraId="7161AECE"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Crown, Patricia L.</w:t>
      </w:r>
    </w:p>
    <w:p w14:paraId="4B7BFC76" w14:textId="4DFB4298" w:rsidR="00765E44" w:rsidRDefault="00765E44">
      <w:pPr>
        <w:spacing w:after="0" w:line="240" w:lineRule="auto"/>
        <w:rPr>
          <w:rFonts w:cstheme="minorHAnsi"/>
          <w:color w:val="000000" w:themeColor="text1"/>
          <w:sz w:val="24"/>
          <w:szCs w:val="24"/>
        </w:rPr>
      </w:pPr>
      <w:r w:rsidRPr="007A19CB">
        <w:rPr>
          <w:rFonts w:cstheme="minorHAnsi"/>
          <w:color w:val="000000" w:themeColor="text1"/>
          <w:sz w:val="24"/>
          <w:szCs w:val="24"/>
        </w:rPr>
        <w:t>2018</w:t>
      </w:r>
      <w:r w:rsidRPr="007A19CB">
        <w:rPr>
          <w:rFonts w:cstheme="minorHAnsi"/>
          <w:color w:val="000000" w:themeColor="text1"/>
          <w:sz w:val="24"/>
          <w:szCs w:val="24"/>
        </w:rPr>
        <w:tab/>
        <w:t xml:space="preserve">Drinking Performance and Politics in Pueblo Bonito, Chaco Canyon. </w:t>
      </w:r>
      <w:r w:rsidRPr="007A19CB">
        <w:rPr>
          <w:rFonts w:cstheme="minorHAnsi"/>
          <w:i/>
          <w:color w:val="000000" w:themeColor="text1"/>
          <w:sz w:val="24"/>
          <w:szCs w:val="24"/>
        </w:rPr>
        <w:t xml:space="preserve">American Antiquity </w:t>
      </w:r>
      <w:r w:rsidRPr="007A19CB">
        <w:rPr>
          <w:rFonts w:cstheme="minorHAnsi"/>
          <w:color w:val="000000" w:themeColor="text1"/>
          <w:sz w:val="24"/>
          <w:szCs w:val="24"/>
        </w:rPr>
        <w:t>83:387</w:t>
      </w:r>
      <w:r w:rsidRPr="007A19CB">
        <w:rPr>
          <w:rFonts w:cstheme="minorHAnsi"/>
          <w:color w:val="000000" w:themeColor="text1"/>
          <w:sz w:val="24"/>
          <w:szCs w:val="24"/>
          <w:shd w:val="clear" w:color="auto" w:fill="FFFFFF"/>
        </w:rPr>
        <w:t>–406</w:t>
      </w:r>
      <w:r w:rsidRPr="007A19CB">
        <w:rPr>
          <w:rFonts w:cstheme="minorHAnsi"/>
          <w:color w:val="000000" w:themeColor="text1"/>
          <w:sz w:val="24"/>
          <w:szCs w:val="24"/>
        </w:rPr>
        <w:t xml:space="preserve">. </w:t>
      </w:r>
    </w:p>
    <w:p w14:paraId="3B36AA1E" w14:textId="3B292621" w:rsidR="0098183F" w:rsidRDefault="0098183F">
      <w:pPr>
        <w:spacing w:after="0" w:line="240" w:lineRule="auto"/>
        <w:rPr>
          <w:rFonts w:cstheme="minorHAnsi"/>
          <w:color w:val="000000" w:themeColor="text1"/>
          <w:sz w:val="24"/>
          <w:szCs w:val="24"/>
        </w:rPr>
      </w:pPr>
    </w:p>
    <w:p w14:paraId="34A882AD" w14:textId="0E54DDD7" w:rsidR="0098183F" w:rsidRDefault="0098183F">
      <w:pPr>
        <w:spacing w:after="0" w:line="240" w:lineRule="auto"/>
        <w:rPr>
          <w:rFonts w:cstheme="minorHAnsi"/>
          <w:color w:val="000000" w:themeColor="text1"/>
          <w:sz w:val="24"/>
          <w:szCs w:val="24"/>
        </w:rPr>
      </w:pPr>
      <w:r>
        <w:rPr>
          <w:rFonts w:cstheme="minorHAnsi"/>
          <w:color w:val="000000" w:themeColor="text1"/>
          <w:sz w:val="24"/>
          <w:szCs w:val="24"/>
        </w:rPr>
        <w:t>Crown, Patricia L. (editor)</w:t>
      </w:r>
    </w:p>
    <w:p w14:paraId="68CF479C" w14:textId="3187CC74" w:rsidR="0098183F" w:rsidRPr="007A19CB" w:rsidRDefault="0098183F" w:rsidP="007A19CB">
      <w:pPr>
        <w:spacing w:after="0" w:line="240" w:lineRule="auto"/>
        <w:rPr>
          <w:rFonts w:cstheme="minorHAnsi"/>
          <w:color w:val="000000" w:themeColor="text1"/>
          <w:sz w:val="24"/>
          <w:szCs w:val="24"/>
        </w:rPr>
      </w:pPr>
      <w:r>
        <w:rPr>
          <w:rFonts w:cstheme="minorHAnsi"/>
          <w:color w:val="000000" w:themeColor="text1"/>
          <w:sz w:val="24"/>
          <w:szCs w:val="24"/>
        </w:rPr>
        <w:t>2020</w:t>
      </w:r>
      <w:r>
        <w:rPr>
          <w:rFonts w:cstheme="minorHAnsi"/>
          <w:color w:val="000000" w:themeColor="text1"/>
          <w:sz w:val="24"/>
          <w:szCs w:val="24"/>
        </w:rPr>
        <w:tab/>
      </w:r>
      <w:r w:rsidRPr="007A19CB">
        <w:rPr>
          <w:rFonts w:cstheme="minorHAnsi"/>
          <w:i/>
          <w:color w:val="000000" w:themeColor="text1"/>
          <w:sz w:val="24"/>
          <w:szCs w:val="24"/>
        </w:rPr>
        <w:t>The House of the Cylinder Jars: Room 28 in Pueblo Bonito, Chaco Canyon</w:t>
      </w:r>
      <w:r>
        <w:rPr>
          <w:rFonts w:cstheme="minorHAnsi"/>
          <w:color w:val="000000" w:themeColor="text1"/>
          <w:sz w:val="24"/>
          <w:szCs w:val="24"/>
        </w:rPr>
        <w:t>. University of New Mexico Press, Albuquerque.</w:t>
      </w:r>
    </w:p>
    <w:p w14:paraId="6E911CCC" w14:textId="77777777" w:rsidR="00765E44" w:rsidRPr="007A19CB" w:rsidRDefault="00765E44" w:rsidP="007A19CB">
      <w:pPr>
        <w:spacing w:after="0" w:line="240" w:lineRule="auto"/>
        <w:rPr>
          <w:rFonts w:cstheme="minorHAnsi"/>
          <w:color w:val="000000" w:themeColor="text1"/>
          <w:sz w:val="24"/>
          <w:szCs w:val="24"/>
        </w:rPr>
      </w:pPr>
    </w:p>
    <w:p w14:paraId="500AA775"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Crown, Patricia L., and W. J. Hurst</w:t>
      </w:r>
    </w:p>
    <w:p w14:paraId="43C71C54"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2009</w:t>
      </w:r>
      <w:r w:rsidRPr="007A19CB">
        <w:rPr>
          <w:rFonts w:cstheme="minorHAnsi"/>
          <w:color w:val="000000" w:themeColor="text1"/>
          <w:sz w:val="24"/>
          <w:szCs w:val="24"/>
        </w:rPr>
        <w:tab/>
        <w:t xml:space="preserve">Cacao Use in the Prehispanic American Southwest. </w:t>
      </w:r>
      <w:r w:rsidRPr="007A19CB">
        <w:rPr>
          <w:rFonts w:cstheme="minorHAnsi"/>
          <w:i/>
          <w:color w:val="000000" w:themeColor="text1"/>
          <w:sz w:val="24"/>
          <w:szCs w:val="24"/>
        </w:rPr>
        <w:t>Proceedings of the National Academy of Sciences</w:t>
      </w:r>
      <w:r w:rsidRPr="007A19CB">
        <w:rPr>
          <w:rFonts w:cstheme="minorHAnsi"/>
          <w:color w:val="000000" w:themeColor="text1"/>
          <w:sz w:val="24"/>
          <w:szCs w:val="24"/>
        </w:rPr>
        <w:t xml:space="preserve"> 106:2110</w:t>
      </w:r>
      <w:r w:rsidRPr="007A19CB">
        <w:rPr>
          <w:rFonts w:cstheme="minorHAnsi"/>
          <w:bCs/>
          <w:color w:val="000000" w:themeColor="text1"/>
          <w:sz w:val="24"/>
          <w:szCs w:val="24"/>
        </w:rPr>
        <w:t>–</w:t>
      </w:r>
      <w:r w:rsidRPr="007A19CB">
        <w:rPr>
          <w:rFonts w:cstheme="minorHAnsi"/>
          <w:color w:val="000000" w:themeColor="text1"/>
          <w:sz w:val="24"/>
          <w:szCs w:val="24"/>
        </w:rPr>
        <w:t xml:space="preserve">2113. </w:t>
      </w:r>
    </w:p>
    <w:p w14:paraId="4896A0C6" w14:textId="77777777" w:rsidR="00765E44" w:rsidRPr="007A19CB" w:rsidRDefault="00765E44" w:rsidP="007A19CB">
      <w:pPr>
        <w:spacing w:after="0" w:line="240" w:lineRule="auto"/>
        <w:rPr>
          <w:rFonts w:cstheme="minorHAnsi"/>
          <w:color w:val="000000" w:themeColor="text1"/>
          <w:sz w:val="24"/>
          <w:szCs w:val="24"/>
        </w:rPr>
      </w:pPr>
    </w:p>
    <w:p w14:paraId="55A2B919"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Crown, Patricia L., and W. H. Wills</w:t>
      </w:r>
    </w:p>
    <w:p w14:paraId="5EA3E6DF"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2003</w:t>
      </w:r>
      <w:r w:rsidRPr="007A19CB">
        <w:rPr>
          <w:rFonts w:cstheme="minorHAnsi"/>
          <w:color w:val="000000" w:themeColor="text1"/>
          <w:sz w:val="24"/>
          <w:szCs w:val="24"/>
        </w:rPr>
        <w:tab/>
        <w:t xml:space="preserve">Modifying Pottery and Kivas at Chaco: Pentimento, Restoration, or Renewal. </w:t>
      </w:r>
      <w:r w:rsidRPr="007A19CB">
        <w:rPr>
          <w:rFonts w:cstheme="minorHAnsi"/>
          <w:i/>
          <w:color w:val="000000" w:themeColor="text1"/>
          <w:sz w:val="24"/>
          <w:szCs w:val="24"/>
        </w:rPr>
        <w:t>American Antiquity</w:t>
      </w:r>
      <w:r w:rsidRPr="007A19CB">
        <w:rPr>
          <w:rFonts w:cstheme="minorHAnsi"/>
          <w:color w:val="000000" w:themeColor="text1"/>
          <w:sz w:val="24"/>
          <w:szCs w:val="24"/>
        </w:rPr>
        <w:t xml:space="preserve"> 68:511</w:t>
      </w:r>
      <w:r w:rsidRPr="007A19CB">
        <w:rPr>
          <w:rFonts w:cstheme="minorHAnsi"/>
          <w:bCs/>
          <w:color w:val="000000" w:themeColor="text1"/>
          <w:sz w:val="24"/>
          <w:szCs w:val="24"/>
        </w:rPr>
        <w:t>–</w:t>
      </w:r>
      <w:r w:rsidRPr="007A19CB">
        <w:rPr>
          <w:rFonts w:cstheme="minorHAnsi"/>
          <w:color w:val="000000" w:themeColor="text1"/>
          <w:sz w:val="24"/>
          <w:szCs w:val="24"/>
        </w:rPr>
        <w:t>532.</w:t>
      </w:r>
    </w:p>
    <w:p w14:paraId="50DCDD57"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442434C3"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 xml:space="preserve">Crumley, Carole L. </w:t>
      </w:r>
    </w:p>
    <w:p w14:paraId="3C08F4BB"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1995</w:t>
      </w:r>
      <w:r w:rsidRPr="007A19CB">
        <w:rPr>
          <w:rFonts w:cstheme="minorHAnsi"/>
          <w:color w:val="000000" w:themeColor="text1"/>
          <w:sz w:val="24"/>
          <w:szCs w:val="24"/>
          <w:shd w:val="clear" w:color="auto" w:fill="FFFFFF"/>
        </w:rPr>
        <w:tab/>
      </w:r>
      <w:proofErr w:type="spellStart"/>
      <w:r w:rsidRPr="007A19CB">
        <w:rPr>
          <w:rFonts w:cstheme="minorHAnsi"/>
          <w:color w:val="000000" w:themeColor="text1"/>
          <w:sz w:val="24"/>
          <w:szCs w:val="24"/>
          <w:shd w:val="clear" w:color="auto" w:fill="FFFFFF"/>
        </w:rPr>
        <w:t>Heterarchy</w:t>
      </w:r>
      <w:proofErr w:type="spellEnd"/>
      <w:r w:rsidRPr="007A19CB">
        <w:rPr>
          <w:rFonts w:cstheme="minorHAnsi"/>
          <w:color w:val="000000" w:themeColor="text1"/>
          <w:sz w:val="24"/>
          <w:szCs w:val="24"/>
          <w:shd w:val="clear" w:color="auto" w:fill="FFFFFF"/>
        </w:rPr>
        <w:t xml:space="preserve"> and the Analysis of Complex Societies. </w:t>
      </w:r>
      <w:r w:rsidRPr="007A19CB">
        <w:rPr>
          <w:rFonts w:cstheme="minorHAnsi"/>
          <w:i/>
          <w:color w:val="000000" w:themeColor="text1"/>
          <w:sz w:val="24"/>
          <w:szCs w:val="24"/>
          <w:shd w:val="clear" w:color="auto" w:fill="FFFFFF"/>
        </w:rPr>
        <w:t>Archaeological Papers of the American Anthropological Association</w:t>
      </w:r>
      <w:r w:rsidRPr="007A19CB">
        <w:rPr>
          <w:rFonts w:cstheme="minorHAnsi"/>
          <w:color w:val="000000" w:themeColor="text1"/>
          <w:sz w:val="24"/>
          <w:szCs w:val="24"/>
          <w:shd w:val="clear" w:color="auto" w:fill="FFFFFF"/>
        </w:rPr>
        <w:t xml:space="preserve"> 6(1):1–5.</w:t>
      </w:r>
    </w:p>
    <w:p w14:paraId="3EA1863F"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p>
    <w:p w14:paraId="55A7F055"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proofErr w:type="spellStart"/>
      <w:r w:rsidRPr="007A19CB">
        <w:rPr>
          <w:rFonts w:cstheme="minorHAnsi"/>
          <w:color w:val="000000" w:themeColor="text1"/>
          <w:sz w:val="24"/>
          <w:szCs w:val="24"/>
          <w:shd w:val="clear" w:color="auto" w:fill="FFFFFF"/>
        </w:rPr>
        <w:t>Doyel</w:t>
      </w:r>
      <w:proofErr w:type="spellEnd"/>
      <w:r w:rsidRPr="007A19CB">
        <w:rPr>
          <w:rFonts w:cstheme="minorHAnsi"/>
          <w:color w:val="000000" w:themeColor="text1"/>
          <w:sz w:val="24"/>
          <w:szCs w:val="24"/>
          <w:shd w:val="clear" w:color="auto" w:fill="FFFFFF"/>
        </w:rPr>
        <w:t xml:space="preserve">, David E., Cory D. </w:t>
      </w:r>
      <w:proofErr w:type="spellStart"/>
      <w:r w:rsidRPr="007A19CB">
        <w:rPr>
          <w:rFonts w:cstheme="minorHAnsi"/>
          <w:color w:val="000000" w:themeColor="text1"/>
          <w:sz w:val="24"/>
          <w:szCs w:val="24"/>
          <w:shd w:val="clear" w:color="auto" w:fill="FFFFFF"/>
        </w:rPr>
        <w:t>Breternitz</w:t>
      </w:r>
      <w:proofErr w:type="spellEnd"/>
      <w:r w:rsidRPr="007A19CB">
        <w:rPr>
          <w:rFonts w:cstheme="minorHAnsi"/>
          <w:color w:val="000000" w:themeColor="text1"/>
          <w:sz w:val="24"/>
          <w:szCs w:val="24"/>
          <w:shd w:val="clear" w:color="auto" w:fill="FFFFFF"/>
        </w:rPr>
        <w:t>, and Michael P. Marshall</w:t>
      </w:r>
    </w:p>
    <w:p w14:paraId="26BBD7BB"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1984</w:t>
      </w:r>
      <w:r w:rsidRPr="007A19CB">
        <w:rPr>
          <w:rFonts w:cstheme="minorHAnsi"/>
          <w:color w:val="000000" w:themeColor="text1"/>
          <w:sz w:val="24"/>
          <w:szCs w:val="24"/>
          <w:shd w:val="clear" w:color="auto" w:fill="FFFFFF"/>
        </w:rPr>
        <w:tab/>
        <w:t xml:space="preserve">Chacoan Community Structure: Bis </w:t>
      </w:r>
      <w:proofErr w:type="spellStart"/>
      <w:r w:rsidRPr="007A19CB">
        <w:rPr>
          <w:rFonts w:cstheme="minorHAnsi"/>
          <w:color w:val="000000" w:themeColor="text1"/>
          <w:sz w:val="24"/>
          <w:szCs w:val="24"/>
          <w:shd w:val="clear" w:color="auto" w:fill="FFFFFF"/>
        </w:rPr>
        <w:t>sa'ani</w:t>
      </w:r>
      <w:proofErr w:type="spellEnd"/>
      <w:r w:rsidRPr="007A19CB">
        <w:rPr>
          <w:rFonts w:cstheme="minorHAnsi"/>
          <w:color w:val="000000" w:themeColor="text1"/>
          <w:sz w:val="24"/>
          <w:szCs w:val="24"/>
          <w:shd w:val="clear" w:color="auto" w:fill="FFFFFF"/>
        </w:rPr>
        <w:t xml:space="preserve"> and the Chaco Halo. In </w:t>
      </w:r>
      <w:r w:rsidRPr="007A19CB">
        <w:rPr>
          <w:rFonts w:cstheme="minorHAnsi"/>
          <w:i/>
          <w:color w:val="000000" w:themeColor="text1"/>
          <w:sz w:val="24"/>
          <w:szCs w:val="24"/>
          <w:shd w:val="clear" w:color="auto" w:fill="FFFFFF"/>
        </w:rPr>
        <w:t>Recent Research on Chaco Prehistory</w:t>
      </w:r>
      <w:r w:rsidRPr="007A19CB">
        <w:rPr>
          <w:rFonts w:cstheme="minorHAnsi"/>
          <w:color w:val="000000" w:themeColor="text1"/>
          <w:sz w:val="24"/>
          <w:szCs w:val="24"/>
          <w:shd w:val="clear" w:color="auto" w:fill="FFFFFF"/>
        </w:rPr>
        <w:t xml:space="preserve">, edited by </w:t>
      </w:r>
      <w:r w:rsidRPr="007A19CB">
        <w:rPr>
          <w:rFonts w:cstheme="minorHAnsi"/>
          <w:iCs/>
          <w:color w:val="000000" w:themeColor="text1"/>
          <w:sz w:val="24"/>
          <w:szCs w:val="24"/>
          <w:shd w:val="clear" w:color="auto" w:fill="FFFFFF"/>
        </w:rPr>
        <w:t xml:space="preserve">W. James Judge and John D. </w:t>
      </w:r>
      <w:proofErr w:type="spellStart"/>
      <w:r w:rsidRPr="007A19CB">
        <w:rPr>
          <w:rFonts w:cstheme="minorHAnsi"/>
          <w:iCs/>
          <w:color w:val="000000" w:themeColor="text1"/>
          <w:sz w:val="24"/>
          <w:szCs w:val="24"/>
          <w:shd w:val="clear" w:color="auto" w:fill="FFFFFF"/>
        </w:rPr>
        <w:t>Schelberg</w:t>
      </w:r>
      <w:proofErr w:type="spellEnd"/>
      <w:r w:rsidRPr="007A19CB">
        <w:rPr>
          <w:rFonts w:cstheme="minorHAnsi"/>
          <w:color w:val="000000" w:themeColor="text1"/>
          <w:sz w:val="24"/>
          <w:szCs w:val="24"/>
          <w:shd w:val="clear" w:color="auto" w:fill="FFFFFF"/>
        </w:rPr>
        <w:t>, pp. 37–54. Reports of the Chaco Center No. 8. National Park Service, Albuquerque.</w:t>
      </w:r>
    </w:p>
    <w:p w14:paraId="0F4FD529"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04B15087"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Elson, Christina M., and R. Jason Sherman</w:t>
      </w:r>
    </w:p>
    <w:p w14:paraId="216AFB39"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2013</w:t>
      </w:r>
      <w:r w:rsidRPr="007A19CB">
        <w:rPr>
          <w:rFonts w:cstheme="minorHAnsi"/>
          <w:color w:val="000000" w:themeColor="text1"/>
          <w:sz w:val="24"/>
          <w:szCs w:val="24"/>
        </w:rPr>
        <w:tab/>
        <w:t xml:space="preserve">Crema Ware and Elite Power at Monte </w:t>
      </w:r>
      <w:proofErr w:type="spellStart"/>
      <w:r w:rsidRPr="007A19CB">
        <w:rPr>
          <w:rFonts w:cstheme="minorHAnsi"/>
          <w:color w:val="000000" w:themeColor="text1"/>
          <w:sz w:val="24"/>
          <w:szCs w:val="24"/>
        </w:rPr>
        <w:t>Albán</w:t>
      </w:r>
      <w:proofErr w:type="spellEnd"/>
      <w:r w:rsidRPr="007A19CB">
        <w:rPr>
          <w:rFonts w:cstheme="minorHAnsi"/>
          <w:color w:val="000000" w:themeColor="text1"/>
          <w:sz w:val="24"/>
          <w:szCs w:val="24"/>
        </w:rPr>
        <w:t xml:space="preserve">: Ceramic Production and Iconography in the Oaxaca Valley, Mexico. </w:t>
      </w:r>
      <w:r w:rsidRPr="007A19CB">
        <w:rPr>
          <w:rFonts w:cstheme="minorHAnsi"/>
          <w:i/>
          <w:color w:val="000000" w:themeColor="text1"/>
          <w:sz w:val="24"/>
          <w:szCs w:val="24"/>
        </w:rPr>
        <w:t>Journal of Field Archaeology</w:t>
      </w:r>
      <w:r w:rsidRPr="007A19CB">
        <w:rPr>
          <w:rFonts w:cstheme="minorHAnsi"/>
          <w:color w:val="000000" w:themeColor="text1"/>
          <w:sz w:val="24"/>
          <w:szCs w:val="24"/>
        </w:rPr>
        <w:t xml:space="preserve"> 32(3):265–282.</w:t>
      </w:r>
    </w:p>
    <w:p w14:paraId="20348BAE"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1ADF611D"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lastRenderedPageBreak/>
        <w:t>Feinman</w:t>
      </w:r>
      <w:proofErr w:type="spellEnd"/>
      <w:r w:rsidRPr="007A19CB">
        <w:rPr>
          <w:rFonts w:cstheme="minorHAnsi"/>
          <w:color w:val="000000" w:themeColor="text1"/>
          <w:sz w:val="24"/>
          <w:szCs w:val="24"/>
        </w:rPr>
        <w:t xml:space="preserve">, Gary, and Jill </w:t>
      </w:r>
      <w:proofErr w:type="spellStart"/>
      <w:r w:rsidRPr="007A19CB">
        <w:rPr>
          <w:rFonts w:cstheme="minorHAnsi"/>
          <w:color w:val="000000" w:themeColor="text1"/>
          <w:sz w:val="24"/>
          <w:szCs w:val="24"/>
        </w:rPr>
        <w:t>Neitzel</w:t>
      </w:r>
      <w:proofErr w:type="spellEnd"/>
    </w:p>
    <w:p w14:paraId="069D5348" w14:textId="1EF4634B"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1984</w:t>
      </w:r>
      <w:r w:rsidRPr="007A19CB">
        <w:rPr>
          <w:rFonts w:cstheme="minorHAnsi"/>
          <w:color w:val="000000" w:themeColor="text1"/>
          <w:sz w:val="24"/>
          <w:szCs w:val="24"/>
        </w:rPr>
        <w:tab/>
        <w:t xml:space="preserve">Too Many Types: An Overview of </w:t>
      </w:r>
      <w:proofErr w:type="spellStart"/>
      <w:r w:rsidRPr="007A19CB">
        <w:rPr>
          <w:rFonts w:cstheme="minorHAnsi"/>
          <w:color w:val="000000" w:themeColor="text1"/>
          <w:sz w:val="24"/>
          <w:szCs w:val="24"/>
        </w:rPr>
        <w:t>Prestate</w:t>
      </w:r>
      <w:proofErr w:type="spellEnd"/>
      <w:r w:rsidRPr="007A19CB">
        <w:rPr>
          <w:rFonts w:cstheme="minorHAnsi"/>
          <w:color w:val="000000" w:themeColor="text1"/>
          <w:sz w:val="24"/>
          <w:szCs w:val="24"/>
        </w:rPr>
        <w:t xml:space="preserve"> Societies in the Americas. In </w:t>
      </w:r>
      <w:r w:rsidRPr="007A19CB">
        <w:rPr>
          <w:rFonts w:cstheme="minorHAnsi"/>
          <w:i/>
          <w:color w:val="000000" w:themeColor="text1"/>
          <w:sz w:val="24"/>
          <w:szCs w:val="24"/>
        </w:rPr>
        <w:t>Advances in Archaeological Method and Theory</w:t>
      </w:r>
      <w:r w:rsidRPr="007A19CB">
        <w:rPr>
          <w:rFonts w:cstheme="minorHAnsi"/>
          <w:color w:val="000000" w:themeColor="text1"/>
          <w:sz w:val="24"/>
          <w:szCs w:val="24"/>
        </w:rPr>
        <w:t xml:space="preserve">, edited by Michael B. Schiffer, Vol. 7, pp. 39-102. Academic Press, New York. </w:t>
      </w:r>
    </w:p>
    <w:p w14:paraId="2091E6C0" w14:textId="184E1790" w:rsidR="00C76D06" w:rsidRDefault="00C76D06">
      <w:pPr>
        <w:widowControl w:val="0"/>
        <w:autoSpaceDE w:val="0"/>
        <w:autoSpaceDN w:val="0"/>
        <w:adjustRightInd w:val="0"/>
        <w:spacing w:after="0" w:line="240" w:lineRule="auto"/>
        <w:rPr>
          <w:rFonts w:cstheme="minorHAnsi"/>
          <w:color w:val="000000" w:themeColor="text1"/>
          <w:sz w:val="24"/>
          <w:szCs w:val="24"/>
        </w:rPr>
      </w:pPr>
    </w:p>
    <w:p w14:paraId="06EAB18E" w14:textId="3D698F8B" w:rsidR="00C76D06" w:rsidRDefault="00C76D06">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Fowles, Severin</w:t>
      </w:r>
    </w:p>
    <w:p w14:paraId="15B4A4B6" w14:textId="5916499E" w:rsidR="00C76D06" w:rsidRDefault="00C76D06">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2012</w:t>
      </w:r>
      <w:r>
        <w:rPr>
          <w:rFonts w:cstheme="minorHAnsi"/>
          <w:color w:val="000000" w:themeColor="text1"/>
          <w:sz w:val="24"/>
          <w:szCs w:val="24"/>
        </w:rPr>
        <w:tab/>
        <w:t xml:space="preserve">The Pueblo Village in an Age of Reformation (AD 1300-1600). In </w:t>
      </w:r>
      <w:proofErr w:type="gramStart"/>
      <w:r w:rsidRPr="007A19CB">
        <w:rPr>
          <w:rFonts w:cstheme="minorHAnsi"/>
          <w:i/>
          <w:color w:val="000000" w:themeColor="text1"/>
          <w:sz w:val="24"/>
          <w:szCs w:val="24"/>
        </w:rPr>
        <w:t>The</w:t>
      </w:r>
      <w:proofErr w:type="gramEnd"/>
      <w:r w:rsidRPr="007A19CB">
        <w:rPr>
          <w:rFonts w:cstheme="minorHAnsi"/>
          <w:i/>
          <w:color w:val="000000" w:themeColor="text1"/>
          <w:sz w:val="24"/>
          <w:szCs w:val="24"/>
        </w:rPr>
        <w:t xml:space="preserve"> Oxford Handbook of North American Archaeology</w:t>
      </w:r>
      <w:r>
        <w:rPr>
          <w:rFonts w:cstheme="minorHAnsi"/>
          <w:color w:val="000000" w:themeColor="text1"/>
          <w:sz w:val="24"/>
          <w:szCs w:val="24"/>
        </w:rPr>
        <w:t xml:space="preserve">, edited by Timothy R. </w:t>
      </w:r>
      <w:proofErr w:type="spellStart"/>
      <w:r>
        <w:rPr>
          <w:rFonts w:cstheme="minorHAnsi"/>
          <w:color w:val="000000" w:themeColor="text1"/>
          <w:sz w:val="24"/>
          <w:szCs w:val="24"/>
        </w:rPr>
        <w:t>Pauketat</w:t>
      </w:r>
      <w:proofErr w:type="spellEnd"/>
      <w:r>
        <w:rPr>
          <w:rFonts w:cstheme="minorHAnsi"/>
          <w:color w:val="000000" w:themeColor="text1"/>
          <w:sz w:val="24"/>
          <w:szCs w:val="24"/>
        </w:rPr>
        <w:t>, pp. 631</w:t>
      </w:r>
      <w:r w:rsidRPr="00637F1A">
        <w:rPr>
          <w:rFonts w:cstheme="minorHAnsi"/>
          <w:color w:val="000000" w:themeColor="text1"/>
          <w:sz w:val="24"/>
          <w:szCs w:val="24"/>
        </w:rPr>
        <w:t>–</w:t>
      </w:r>
      <w:r>
        <w:rPr>
          <w:rFonts w:cstheme="minorHAnsi"/>
          <w:color w:val="000000" w:themeColor="text1"/>
          <w:sz w:val="24"/>
          <w:szCs w:val="24"/>
        </w:rPr>
        <w:t>644. Oxford University Press, NY.</w:t>
      </w:r>
    </w:p>
    <w:p w14:paraId="47131288" w14:textId="41BAC6F8" w:rsidR="006A337C" w:rsidRDefault="006A337C">
      <w:pPr>
        <w:widowControl w:val="0"/>
        <w:autoSpaceDE w:val="0"/>
        <w:autoSpaceDN w:val="0"/>
        <w:adjustRightInd w:val="0"/>
        <w:spacing w:after="0" w:line="240" w:lineRule="auto"/>
        <w:rPr>
          <w:rFonts w:cstheme="minorHAnsi"/>
          <w:color w:val="000000" w:themeColor="text1"/>
          <w:sz w:val="24"/>
          <w:szCs w:val="24"/>
        </w:rPr>
      </w:pPr>
    </w:p>
    <w:p w14:paraId="356FF096" w14:textId="1910FC2C" w:rsidR="006A337C" w:rsidRDefault="006A337C">
      <w:pPr>
        <w:widowControl w:val="0"/>
        <w:autoSpaceDE w:val="0"/>
        <w:autoSpaceDN w:val="0"/>
        <w:adjustRightInd w:val="0"/>
        <w:spacing w:after="0" w:line="240" w:lineRule="auto"/>
        <w:rPr>
          <w:rFonts w:cstheme="minorHAnsi"/>
          <w:color w:val="000000" w:themeColor="text1"/>
          <w:sz w:val="24"/>
          <w:szCs w:val="24"/>
        </w:rPr>
      </w:pPr>
      <w:proofErr w:type="spellStart"/>
      <w:r>
        <w:rPr>
          <w:rFonts w:cstheme="minorHAnsi"/>
          <w:color w:val="000000" w:themeColor="text1"/>
          <w:sz w:val="24"/>
          <w:szCs w:val="24"/>
        </w:rPr>
        <w:t>Goetze</w:t>
      </w:r>
      <w:proofErr w:type="spellEnd"/>
      <w:r>
        <w:rPr>
          <w:rFonts w:cstheme="minorHAnsi"/>
          <w:color w:val="000000" w:themeColor="text1"/>
          <w:sz w:val="24"/>
          <w:szCs w:val="24"/>
        </w:rPr>
        <w:t>, Christine E., and Barbara J. Mills</w:t>
      </w:r>
    </w:p>
    <w:p w14:paraId="2F4B23FB" w14:textId="2B7101E5" w:rsidR="006A337C" w:rsidRPr="007A19CB" w:rsidRDefault="006A337C" w:rsidP="007A19CB">
      <w:pPr>
        <w:widowControl w:val="0"/>
        <w:autoSpaceDE w:val="0"/>
        <w:autoSpaceDN w:val="0"/>
        <w:adjustRightInd w:val="0"/>
        <w:spacing w:after="0" w:line="240" w:lineRule="auto"/>
        <w:rPr>
          <w:rFonts w:cstheme="minorHAnsi"/>
          <w:color w:val="000000" w:themeColor="text1"/>
          <w:sz w:val="24"/>
          <w:szCs w:val="24"/>
        </w:rPr>
      </w:pPr>
      <w:r w:rsidRPr="006A337C">
        <w:rPr>
          <w:rFonts w:cstheme="minorHAnsi"/>
          <w:color w:val="000000" w:themeColor="text1"/>
          <w:sz w:val="24"/>
          <w:szCs w:val="24"/>
        </w:rPr>
        <w:t>1993</w:t>
      </w:r>
      <w:r w:rsidRPr="006A337C">
        <w:rPr>
          <w:rFonts w:cstheme="minorHAnsi"/>
          <w:color w:val="000000" w:themeColor="text1"/>
          <w:sz w:val="24"/>
          <w:szCs w:val="24"/>
        </w:rPr>
        <w:tab/>
      </w:r>
      <w:r w:rsidRPr="007A19CB">
        <w:rPr>
          <w:rFonts w:eastAsia="Times New Roman" w:cstheme="minorHAnsi"/>
          <w:color w:val="000000" w:themeColor="text1"/>
          <w:sz w:val="24"/>
          <w:szCs w:val="24"/>
          <w:shd w:val="clear" w:color="auto" w:fill="FFFFFF"/>
        </w:rPr>
        <w:t>Classification Criteria for Types and Wares. In </w:t>
      </w:r>
      <w:r w:rsidRPr="007A19CB">
        <w:rPr>
          <w:rFonts w:eastAsia="Times New Roman" w:cstheme="minorHAnsi"/>
          <w:i/>
          <w:color w:val="000000" w:themeColor="text1"/>
          <w:sz w:val="24"/>
          <w:szCs w:val="24"/>
        </w:rPr>
        <w:t>Across the Colorado Plateau</w:t>
      </w:r>
      <w:r w:rsidRPr="007A19CB">
        <w:rPr>
          <w:rFonts w:eastAsia="Times New Roman" w:cstheme="minorHAnsi"/>
          <w:i/>
          <w:color w:val="000000" w:themeColor="text1"/>
          <w:sz w:val="24"/>
          <w:szCs w:val="24"/>
          <w:shd w:val="clear" w:color="auto" w:fill="FFFFFF"/>
        </w:rPr>
        <w:t>: Anthropological Studies for the Transwestern Pipeline Project, Volume 16, Interpretation of Ceramic Artifacts</w:t>
      </w:r>
      <w:r w:rsidRPr="007A19CB">
        <w:rPr>
          <w:rFonts w:eastAsia="Times New Roman" w:cstheme="minorHAnsi"/>
          <w:color w:val="000000" w:themeColor="text1"/>
          <w:sz w:val="24"/>
          <w:szCs w:val="24"/>
          <w:shd w:val="clear" w:color="auto" w:fill="FFFFFF"/>
        </w:rPr>
        <w:t>, by Barbara J. </w:t>
      </w:r>
      <w:r w:rsidRPr="007A19CB">
        <w:rPr>
          <w:rFonts w:eastAsia="Times New Roman" w:cstheme="minorHAnsi"/>
          <w:color w:val="000000" w:themeColor="text1"/>
          <w:sz w:val="24"/>
          <w:szCs w:val="24"/>
        </w:rPr>
        <w:t>Milles</w:t>
      </w:r>
      <w:r w:rsidRPr="007A19CB">
        <w:rPr>
          <w:rFonts w:eastAsia="Times New Roman" w:cstheme="minorHAnsi"/>
          <w:color w:val="000000" w:themeColor="text1"/>
          <w:sz w:val="24"/>
          <w:szCs w:val="24"/>
          <w:shd w:val="clear" w:color="auto" w:fill="FFFFFF"/>
        </w:rPr>
        <w:t>, Christine E. </w:t>
      </w:r>
      <w:proofErr w:type="spellStart"/>
      <w:r w:rsidRPr="007A19CB">
        <w:rPr>
          <w:rFonts w:eastAsia="Times New Roman" w:cstheme="minorHAnsi"/>
          <w:color w:val="000000" w:themeColor="text1"/>
          <w:sz w:val="24"/>
          <w:szCs w:val="24"/>
        </w:rPr>
        <w:t>Goetze</w:t>
      </w:r>
      <w:proofErr w:type="spellEnd"/>
      <w:r w:rsidRPr="007A19CB">
        <w:rPr>
          <w:rFonts w:eastAsia="Times New Roman" w:cstheme="minorHAnsi"/>
          <w:color w:val="000000" w:themeColor="text1"/>
          <w:sz w:val="24"/>
          <w:szCs w:val="24"/>
          <w:shd w:val="clear" w:color="auto" w:fill="FFFFFF"/>
        </w:rPr>
        <w:t xml:space="preserve">, and Maria Nieves </w:t>
      </w:r>
      <w:proofErr w:type="spellStart"/>
      <w:r w:rsidRPr="007A19CB">
        <w:rPr>
          <w:rFonts w:eastAsia="Times New Roman" w:cstheme="minorHAnsi"/>
          <w:color w:val="000000" w:themeColor="text1"/>
          <w:sz w:val="24"/>
          <w:szCs w:val="24"/>
          <w:shd w:val="clear" w:color="auto" w:fill="FFFFFF"/>
        </w:rPr>
        <w:t>Zede</w:t>
      </w:r>
      <w:r w:rsidRPr="007A19CB">
        <w:rPr>
          <w:rFonts w:eastAsia="Times New Roman" w:cstheme="minorHAnsi" w:hint="eastAsia"/>
          <w:color w:val="000000" w:themeColor="text1"/>
          <w:sz w:val="24"/>
          <w:szCs w:val="24"/>
          <w:shd w:val="clear" w:color="auto" w:fill="FFFFFF"/>
        </w:rPr>
        <w:t>ń</w:t>
      </w:r>
      <w:r w:rsidRPr="007A19CB">
        <w:rPr>
          <w:rFonts w:eastAsia="Times New Roman" w:cstheme="minorHAnsi"/>
          <w:color w:val="000000" w:themeColor="text1"/>
          <w:sz w:val="24"/>
          <w:szCs w:val="24"/>
          <w:shd w:val="clear" w:color="auto" w:fill="FFFFFF"/>
        </w:rPr>
        <w:t>o</w:t>
      </w:r>
      <w:proofErr w:type="spellEnd"/>
      <w:r w:rsidRPr="007A19CB">
        <w:rPr>
          <w:rFonts w:eastAsia="Times New Roman" w:cstheme="minorHAnsi"/>
          <w:color w:val="000000" w:themeColor="text1"/>
          <w:sz w:val="24"/>
          <w:szCs w:val="24"/>
          <w:shd w:val="clear" w:color="auto" w:fill="FFFFFF"/>
        </w:rPr>
        <w:t>, pp. 21–85. Office of Contract Archaeology and Maxwell Museum of Anthropology, University of New Mexico, Albuquerque.</w:t>
      </w:r>
    </w:p>
    <w:p w14:paraId="5C90980B"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3225C240"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Guiterman</w:t>
      </w:r>
      <w:proofErr w:type="spellEnd"/>
      <w:r w:rsidRPr="007A19CB">
        <w:rPr>
          <w:rFonts w:cstheme="minorHAnsi"/>
          <w:color w:val="000000" w:themeColor="text1"/>
          <w:sz w:val="24"/>
          <w:szCs w:val="24"/>
        </w:rPr>
        <w:t xml:space="preserve">, Christopher H., Thomas W. </w:t>
      </w:r>
      <w:proofErr w:type="spellStart"/>
      <w:r w:rsidRPr="007A19CB">
        <w:rPr>
          <w:rFonts w:cstheme="minorHAnsi"/>
          <w:color w:val="000000" w:themeColor="text1"/>
          <w:sz w:val="24"/>
          <w:szCs w:val="24"/>
        </w:rPr>
        <w:t>Swetnam</w:t>
      </w:r>
      <w:proofErr w:type="spellEnd"/>
      <w:r w:rsidRPr="007A19CB">
        <w:rPr>
          <w:rFonts w:cstheme="minorHAnsi"/>
          <w:color w:val="000000" w:themeColor="text1"/>
          <w:sz w:val="24"/>
          <w:szCs w:val="24"/>
        </w:rPr>
        <w:t>, and Jeffrey S. Dean</w:t>
      </w:r>
    </w:p>
    <w:p w14:paraId="6D99EC6F"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2016</w:t>
      </w:r>
      <w:r w:rsidRPr="007A19CB">
        <w:rPr>
          <w:rFonts w:cstheme="minorHAnsi"/>
          <w:color w:val="000000" w:themeColor="text1"/>
          <w:sz w:val="24"/>
          <w:szCs w:val="24"/>
        </w:rPr>
        <w:tab/>
        <w:t xml:space="preserve">Eleventh-century Shift in Timber Procurement Areas for the Great Houses of Chaco Canyon. </w:t>
      </w:r>
      <w:r w:rsidRPr="007A19CB">
        <w:rPr>
          <w:rFonts w:cstheme="minorHAnsi"/>
          <w:i/>
          <w:color w:val="000000" w:themeColor="text1"/>
          <w:sz w:val="24"/>
          <w:szCs w:val="24"/>
        </w:rPr>
        <w:t>Proceedings of the National Academy of Sciences USA</w:t>
      </w:r>
      <w:r w:rsidRPr="007A19CB">
        <w:rPr>
          <w:rFonts w:cstheme="minorHAnsi"/>
          <w:color w:val="000000" w:themeColor="text1"/>
          <w:sz w:val="24"/>
          <w:szCs w:val="24"/>
        </w:rPr>
        <w:t xml:space="preserve"> 113(5):1186–1190.</w:t>
      </w:r>
    </w:p>
    <w:p w14:paraId="451060B3"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205A8EF7"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Hays, Alden C., and James A. Lancaster</w:t>
      </w:r>
    </w:p>
    <w:p w14:paraId="4D2B6EB3" w14:textId="181D10CC"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1975</w:t>
      </w:r>
      <w:r w:rsidRPr="007A19CB">
        <w:rPr>
          <w:rFonts w:cstheme="minorHAnsi"/>
          <w:color w:val="000000" w:themeColor="text1"/>
          <w:sz w:val="24"/>
          <w:szCs w:val="24"/>
        </w:rPr>
        <w:tab/>
      </w:r>
      <w:r w:rsidRPr="007A19CB">
        <w:rPr>
          <w:rFonts w:cstheme="minorHAnsi"/>
          <w:i/>
          <w:color w:val="000000" w:themeColor="text1"/>
          <w:sz w:val="24"/>
          <w:szCs w:val="24"/>
        </w:rPr>
        <w:t>Badger House Community, Mesa Verde National Park</w:t>
      </w:r>
      <w:r w:rsidRPr="007A19CB">
        <w:rPr>
          <w:rFonts w:cstheme="minorHAnsi"/>
          <w:color w:val="000000" w:themeColor="text1"/>
          <w:sz w:val="24"/>
          <w:szCs w:val="24"/>
        </w:rPr>
        <w:t>. National Park Service, U.S. Department of the Interior, Washington, D.C.</w:t>
      </w:r>
    </w:p>
    <w:p w14:paraId="2E1A2638" w14:textId="3C391074" w:rsidR="00F86C78" w:rsidRDefault="00F86C78">
      <w:pPr>
        <w:widowControl w:val="0"/>
        <w:autoSpaceDE w:val="0"/>
        <w:autoSpaceDN w:val="0"/>
        <w:adjustRightInd w:val="0"/>
        <w:spacing w:after="0" w:line="240" w:lineRule="auto"/>
        <w:rPr>
          <w:rFonts w:cstheme="minorHAnsi"/>
          <w:color w:val="000000" w:themeColor="text1"/>
          <w:sz w:val="24"/>
          <w:szCs w:val="24"/>
        </w:rPr>
      </w:pPr>
    </w:p>
    <w:p w14:paraId="7439115F" w14:textId="7A767631" w:rsidR="00F86C78" w:rsidRDefault="00F86C78">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Hays-Gilpin, Kelley A., and Eric Van </w:t>
      </w:r>
      <w:proofErr w:type="spellStart"/>
      <w:r>
        <w:rPr>
          <w:rFonts w:cstheme="minorHAnsi"/>
          <w:color w:val="000000" w:themeColor="text1"/>
          <w:sz w:val="24"/>
          <w:szCs w:val="24"/>
        </w:rPr>
        <w:t>Hartesveldt</w:t>
      </w:r>
      <w:proofErr w:type="spellEnd"/>
    </w:p>
    <w:p w14:paraId="2DA126A5" w14:textId="4A0C689E" w:rsidR="00F86C78" w:rsidRPr="007A19CB" w:rsidRDefault="00F86C78" w:rsidP="007A19CB">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1998</w:t>
      </w:r>
      <w:r>
        <w:rPr>
          <w:rFonts w:cstheme="minorHAnsi"/>
          <w:color w:val="000000" w:themeColor="text1"/>
          <w:sz w:val="24"/>
          <w:szCs w:val="24"/>
        </w:rPr>
        <w:tab/>
      </w:r>
      <w:r w:rsidR="006A337C" w:rsidRPr="007A19CB">
        <w:rPr>
          <w:rFonts w:cstheme="minorHAnsi"/>
          <w:i/>
          <w:color w:val="000000" w:themeColor="text1"/>
          <w:sz w:val="24"/>
          <w:szCs w:val="24"/>
        </w:rPr>
        <w:t>Prehistoric Ceramics of the Puerco Valley: The 1995 Chambers-Sanders Trust Lands Ceramic Conference</w:t>
      </w:r>
      <w:r w:rsidR="006A337C">
        <w:rPr>
          <w:rFonts w:cstheme="minorHAnsi"/>
          <w:color w:val="000000" w:themeColor="text1"/>
          <w:sz w:val="24"/>
          <w:szCs w:val="24"/>
        </w:rPr>
        <w:t>. Museum of Northern Arizona Ceramic Series No. 7. Flagstaff.</w:t>
      </w:r>
    </w:p>
    <w:p w14:paraId="1642A21F"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1552319E"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Hegmon, Michelle</w:t>
      </w:r>
    </w:p>
    <w:p w14:paraId="0D463046"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1992</w:t>
      </w:r>
      <w:r w:rsidRPr="007A19CB">
        <w:rPr>
          <w:rFonts w:cstheme="minorHAnsi"/>
          <w:color w:val="000000" w:themeColor="text1"/>
          <w:sz w:val="24"/>
          <w:szCs w:val="24"/>
        </w:rPr>
        <w:tab/>
        <w:t xml:space="preserve">Archaeological Research on Style. </w:t>
      </w:r>
      <w:r w:rsidRPr="007A19CB">
        <w:rPr>
          <w:rFonts w:cstheme="minorHAnsi"/>
          <w:i/>
          <w:color w:val="000000" w:themeColor="text1"/>
          <w:sz w:val="24"/>
          <w:szCs w:val="24"/>
        </w:rPr>
        <w:t>Annual Review of Anthr</w:t>
      </w:r>
      <w:r w:rsidRPr="007A19CB">
        <w:rPr>
          <w:rFonts w:cstheme="minorHAnsi"/>
          <w:color w:val="000000" w:themeColor="text1"/>
          <w:sz w:val="24"/>
          <w:szCs w:val="24"/>
        </w:rPr>
        <w:t>opology 21:517–536.</w:t>
      </w:r>
    </w:p>
    <w:p w14:paraId="58B6B7E8" w14:textId="77777777" w:rsidR="00765E44" w:rsidRPr="007A19CB" w:rsidRDefault="00765E44">
      <w:pPr>
        <w:pStyle w:val="NoSpacing"/>
        <w:rPr>
          <w:rFonts w:cstheme="minorHAnsi"/>
          <w:color w:val="000000" w:themeColor="text1"/>
          <w:sz w:val="24"/>
          <w:szCs w:val="24"/>
        </w:rPr>
      </w:pPr>
    </w:p>
    <w:p w14:paraId="74BA2E3F" w14:textId="416ADAD6" w:rsidR="00765E44" w:rsidRDefault="00765E44">
      <w:pPr>
        <w:pStyle w:val="NoSpacing"/>
        <w:rPr>
          <w:rFonts w:cstheme="minorHAnsi"/>
          <w:color w:val="000000" w:themeColor="text1"/>
          <w:sz w:val="24"/>
          <w:szCs w:val="24"/>
        </w:rPr>
      </w:pPr>
      <w:r w:rsidRPr="007A19CB">
        <w:rPr>
          <w:rFonts w:cstheme="minorHAnsi"/>
          <w:color w:val="000000" w:themeColor="text1"/>
          <w:sz w:val="24"/>
          <w:szCs w:val="24"/>
        </w:rPr>
        <w:t>1995</w:t>
      </w:r>
      <w:r w:rsidRPr="007A19CB">
        <w:rPr>
          <w:rFonts w:cstheme="minorHAnsi"/>
          <w:color w:val="000000" w:themeColor="text1"/>
          <w:sz w:val="24"/>
          <w:szCs w:val="24"/>
        </w:rPr>
        <w:tab/>
      </w:r>
      <w:r w:rsidRPr="007A19CB">
        <w:rPr>
          <w:rFonts w:cstheme="minorHAnsi"/>
          <w:i/>
          <w:color w:val="000000" w:themeColor="text1"/>
          <w:sz w:val="24"/>
          <w:szCs w:val="24"/>
        </w:rPr>
        <w:t>The Social Dynamics of Pottery Style in the Early Puebloan Southwest</w:t>
      </w:r>
      <w:r w:rsidRPr="007A19CB">
        <w:rPr>
          <w:rFonts w:cstheme="minorHAnsi"/>
          <w:color w:val="000000" w:themeColor="text1"/>
          <w:sz w:val="24"/>
          <w:szCs w:val="24"/>
        </w:rPr>
        <w:t xml:space="preserve">. Occasional Papers of the Crow Canyon Archaeological Center, No. 5. </w:t>
      </w:r>
    </w:p>
    <w:p w14:paraId="3B5A2DC4" w14:textId="0D9A92DF" w:rsidR="00C76D06" w:rsidRDefault="00C76D06">
      <w:pPr>
        <w:pStyle w:val="NoSpacing"/>
        <w:rPr>
          <w:rFonts w:cstheme="minorHAnsi"/>
          <w:color w:val="000000" w:themeColor="text1"/>
          <w:sz w:val="24"/>
          <w:szCs w:val="24"/>
        </w:rPr>
      </w:pPr>
    </w:p>
    <w:p w14:paraId="7E01203E" w14:textId="4F227040" w:rsidR="00C76D06" w:rsidRDefault="00C76D06" w:rsidP="00C76D06">
      <w:pPr>
        <w:pStyle w:val="NoSpacing"/>
        <w:rPr>
          <w:rFonts w:cstheme="minorHAnsi"/>
          <w:color w:val="000000" w:themeColor="text1"/>
          <w:sz w:val="24"/>
          <w:szCs w:val="24"/>
        </w:rPr>
      </w:pPr>
      <w:r>
        <w:rPr>
          <w:rFonts w:cstheme="minorHAnsi"/>
          <w:color w:val="000000" w:themeColor="text1"/>
          <w:sz w:val="24"/>
          <w:szCs w:val="24"/>
        </w:rPr>
        <w:t xml:space="preserve">Hegmon, Michelle, Jacob Freeman, Keith W. Kintigh, Margaret C. Nelson, Sarah </w:t>
      </w:r>
      <w:proofErr w:type="spellStart"/>
      <w:r>
        <w:rPr>
          <w:rFonts w:cstheme="minorHAnsi"/>
          <w:color w:val="000000" w:themeColor="text1"/>
          <w:sz w:val="24"/>
          <w:szCs w:val="24"/>
        </w:rPr>
        <w:t>Oas</w:t>
      </w:r>
      <w:proofErr w:type="spellEnd"/>
      <w:r>
        <w:rPr>
          <w:rFonts w:cstheme="minorHAnsi"/>
          <w:color w:val="000000" w:themeColor="text1"/>
          <w:sz w:val="24"/>
          <w:szCs w:val="24"/>
        </w:rPr>
        <w:t>, Matthew A. Peeples, and Andrea Torvinen</w:t>
      </w:r>
    </w:p>
    <w:p w14:paraId="77392FFF" w14:textId="650C2BAC" w:rsidR="00C76D06" w:rsidRPr="007A19CB" w:rsidRDefault="00C76D06" w:rsidP="007A19CB">
      <w:pPr>
        <w:pStyle w:val="NoSpacing"/>
        <w:rPr>
          <w:rFonts w:cstheme="minorHAnsi"/>
          <w:color w:val="000000" w:themeColor="text1"/>
          <w:sz w:val="24"/>
          <w:szCs w:val="24"/>
        </w:rPr>
      </w:pPr>
      <w:r>
        <w:rPr>
          <w:rFonts w:cstheme="minorHAnsi"/>
          <w:color w:val="000000" w:themeColor="text1"/>
          <w:sz w:val="24"/>
          <w:szCs w:val="24"/>
        </w:rPr>
        <w:t>2016</w:t>
      </w:r>
      <w:r>
        <w:rPr>
          <w:rFonts w:cstheme="minorHAnsi"/>
          <w:color w:val="000000" w:themeColor="text1"/>
          <w:sz w:val="24"/>
          <w:szCs w:val="24"/>
        </w:rPr>
        <w:tab/>
        <w:t xml:space="preserve">Marking and Making Differences: Representational Diversity in the U.S. Southwest. </w:t>
      </w:r>
      <w:r w:rsidRPr="007A19CB">
        <w:rPr>
          <w:rFonts w:cstheme="minorHAnsi"/>
          <w:i/>
          <w:color w:val="000000" w:themeColor="text1"/>
          <w:sz w:val="24"/>
          <w:szCs w:val="24"/>
        </w:rPr>
        <w:t>American Antiquity</w:t>
      </w:r>
      <w:r>
        <w:rPr>
          <w:rFonts w:cstheme="minorHAnsi"/>
          <w:color w:val="000000" w:themeColor="text1"/>
          <w:sz w:val="24"/>
          <w:szCs w:val="24"/>
        </w:rPr>
        <w:t xml:space="preserve"> 81(2):253</w:t>
      </w:r>
      <w:r w:rsidRPr="00637F1A">
        <w:rPr>
          <w:rFonts w:cstheme="minorHAnsi"/>
          <w:color w:val="000000" w:themeColor="text1"/>
          <w:sz w:val="24"/>
          <w:szCs w:val="24"/>
        </w:rPr>
        <w:t>–</w:t>
      </w:r>
      <w:r>
        <w:rPr>
          <w:rFonts w:cstheme="minorHAnsi"/>
          <w:color w:val="000000" w:themeColor="text1"/>
          <w:sz w:val="24"/>
          <w:szCs w:val="24"/>
        </w:rPr>
        <w:t>272.</w:t>
      </w:r>
    </w:p>
    <w:p w14:paraId="258D2777" w14:textId="77777777" w:rsidR="00765E44" w:rsidRPr="007A19CB" w:rsidRDefault="00765E44" w:rsidP="007A19CB">
      <w:pPr>
        <w:pStyle w:val="NoSpacing"/>
        <w:rPr>
          <w:rFonts w:cstheme="minorHAnsi"/>
          <w:color w:val="000000" w:themeColor="text1"/>
          <w:sz w:val="24"/>
          <w:szCs w:val="24"/>
        </w:rPr>
      </w:pPr>
    </w:p>
    <w:p w14:paraId="332FCE62" w14:textId="03C51912" w:rsidR="00765E44" w:rsidRPr="0098183F" w:rsidRDefault="00765E44" w:rsidP="007A19CB">
      <w:pPr>
        <w:pStyle w:val="NoSpacing"/>
        <w:rPr>
          <w:rFonts w:cstheme="minorHAnsi"/>
          <w:color w:val="000000" w:themeColor="text1"/>
          <w:sz w:val="24"/>
          <w:szCs w:val="24"/>
        </w:rPr>
      </w:pPr>
      <w:r w:rsidRPr="00765E44">
        <w:rPr>
          <w:rFonts w:cstheme="minorHAnsi"/>
          <w:color w:val="000000" w:themeColor="text1"/>
          <w:sz w:val="24"/>
          <w:szCs w:val="24"/>
        </w:rPr>
        <w:t>Hegmon, Michelle</w:t>
      </w:r>
      <w:r w:rsidR="00341BA0">
        <w:rPr>
          <w:rFonts w:cstheme="minorHAnsi"/>
          <w:color w:val="000000" w:themeColor="text1"/>
          <w:sz w:val="24"/>
          <w:szCs w:val="24"/>
        </w:rPr>
        <w:t>, Will G. Russell, Kendall Baller, Matthew A. Peeples, and Sarah Striker</w:t>
      </w:r>
    </w:p>
    <w:p w14:paraId="4C0D4A63" w14:textId="77777777" w:rsidR="00765E44" w:rsidRPr="007A19CB" w:rsidRDefault="00765E44" w:rsidP="007A19CB">
      <w:pPr>
        <w:pStyle w:val="NormalWeb"/>
        <w:spacing w:before="0" w:beforeAutospacing="0" w:after="0" w:afterAutospacing="0"/>
        <w:rPr>
          <w:rFonts w:asciiTheme="minorHAnsi" w:eastAsia="Times New Roman" w:hAnsiTheme="minorHAnsi" w:cstheme="minorHAnsi"/>
        </w:rPr>
      </w:pPr>
      <w:r w:rsidRPr="007A19CB">
        <w:rPr>
          <w:rFonts w:asciiTheme="minorHAnsi" w:hAnsiTheme="minorHAnsi" w:cstheme="minorHAnsi"/>
          <w:color w:val="000000" w:themeColor="text1"/>
        </w:rPr>
        <w:t>2020</w:t>
      </w:r>
      <w:r w:rsidRPr="007A19CB">
        <w:rPr>
          <w:rFonts w:asciiTheme="minorHAnsi" w:hAnsiTheme="minorHAnsi" w:cstheme="minorHAnsi"/>
          <w:color w:val="000000" w:themeColor="text1"/>
        </w:rPr>
        <w:tab/>
        <w:t xml:space="preserve">The Social Significance of Mimbres Painted Pottery in the U.S. Southwest. </w:t>
      </w:r>
      <w:r w:rsidRPr="007A19CB">
        <w:rPr>
          <w:rFonts w:asciiTheme="minorHAnsi" w:hAnsiTheme="minorHAnsi" w:cstheme="minorHAnsi"/>
          <w:i/>
          <w:color w:val="000000" w:themeColor="text1"/>
        </w:rPr>
        <w:t>American Antiquity.</w:t>
      </w:r>
      <w:r w:rsidRPr="007A19CB">
        <w:rPr>
          <w:rFonts w:asciiTheme="minorHAnsi" w:hAnsiTheme="minorHAnsi" w:cstheme="minorHAnsi"/>
          <w:color w:val="000000" w:themeColor="text1"/>
        </w:rPr>
        <w:t xml:space="preserve"> </w:t>
      </w:r>
      <w:r w:rsidRPr="007A19CB">
        <w:rPr>
          <w:rFonts w:asciiTheme="minorHAnsi" w:eastAsia="Times New Roman" w:hAnsiTheme="minorHAnsi" w:cstheme="minorHAnsi"/>
        </w:rPr>
        <w:t xml:space="preserve">doi:10.1017/aaq.2020.63 </w:t>
      </w:r>
    </w:p>
    <w:p w14:paraId="34EB8810"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4ACFAE52" w14:textId="77777777" w:rsidR="00765E44" w:rsidRPr="007A19CB" w:rsidRDefault="00765E44" w:rsidP="007A19CB">
      <w:pPr>
        <w:widowControl w:val="0"/>
        <w:autoSpaceDE w:val="0"/>
        <w:autoSpaceDN w:val="0"/>
        <w:adjustRightInd w:val="0"/>
        <w:spacing w:after="0" w:line="240" w:lineRule="auto"/>
        <w:rPr>
          <w:rFonts w:eastAsia="Calibri" w:cstheme="minorHAnsi"/>
          <w:bCs/>
          <w:color w:val="000000" w:themeColor="text1"/>
          <w:sz w:val="24"/>
          <w:szCs w:val="24"/>
        </w:rPr>
      </w:pPr>
      <w:proofErr w:type="spellStart"/>
      <w:r w:rsidRPr="007A19CB">
        <w:rPr>
          <w:rFonts w:eastAsia="Calibri" w:cstheme="minorHAnsi"/>
          <w:bCs/>
          <w:color w:val="000000" w:themeColor="text1"/>
          <w:sz w:val="24"/>
          <w:szCs w:val="24"/>
        </w:rPr>
        <w:lastRenderedPageBreak/>
        <w:t>Heidke</w:t>
      </w:r>
      <w:proofErr w:type="spellEnd"/>
      <w:r w:rsidRPr="007A19CB">
        <w:rPr>
          <w:rFonts w:eastAsia="Calibri" w:cstheme="minorHAnsi"/>
          <w:bCs/>
          <w:color w:val="000000" w:themeColor="text1"/>
          <w:sz w:val="24"/>
          <w:szCs w:val="24"/>
        </w:rPr>
        <w:t xml:space="preserve">, James M., and Mary F. </w:t>
      </w:r>
      <w:proofErr w:type="spellStart"/>
      <w:r w:rsidRPr="007A19CB">
        <w:rPr>
          <w:rFonts w:eastAsia="Calibri" w:cstheme="minorHAnsi"/>
          <w:bCs/>
          <w:color w:val="000000" w:themeColor="text1"/>
          <w:sz w:val="24"/>
          <w:szCs w:val="24"/>
        </w:rPr>
        <w:t>Ownby</w:t>
      </w:r>
      <w:proofErr w:type="spellEnd"/>
    </w:p>
    <w:p w14:paraId="1C5F57D5" w14:textId="77777777" w:rsidR="00765E44" w:rsidRPr="007A19CB" w:rsidRDefault="00765E44" w:rsidP="007A19CB">
      <w:pPr>
        <w:widowControl w:val="0"/>
        <w:autoSpaceDE w:val="0"/>
        <w:autoSpaceDN w:val="0"/>
        <w:adjustRightInd w:val="0"/>
        <w:spacing w:after="0" w:line="240" w:lineRule="auto"/>
        <w:rPr>
          <w:rFonts w:eastAsia="Calibri" w:cstheme="minorHAnsi"/>
          <w:bCs/>
          <w:color w:val="000000" w:themeColor="text1"/>
          <w:sz w:val="24"/>
          <w:szCs w:val="24"/>
        </w:rPr>
      </w:pPr>
      <w:r w:rsidRPr="007A19CB">
        <w:rPr>
          <w:rFonts w:eastAsia="Calibri" w:cstheme="minorHAnsi"/>
          <w:bCs/>
          <w:color w:val="000000" w:themeColor="text1"/>
          <w:sz w:val="24"/>
          <w:szCs w:val="24"/>
        </w:rPr>
        <w:t>2015</w:t>
      </w:r>
      <w:r w:rsidRPr="007A19CB">
        <w:rPr>
          <w:rFonts w:eastAsia="Calibri" w:cstheme="minorHAnsi"/>
          <w:bCs/>
          <w:color w:val="000000" w:themeColor="text1"/>
          <w:sz w:val="24"/>
          <w:szCs w:val="24"/>
        </w:rPr>
        <w:tab/>
        <w:t xml:space="preserve">Prehistoric Pottery from La Villa, AZ T:12:148 (ASM): Dating, Technology, Provenance, Design, and Function with a Consideration of Ceramic Variability and a Model of Buff Ware Production. In </w:t>
      </w:r>
      <w:r w:rsidRPr="007A19CB">
        <w:rPr>
          <w:rFonts w:eastAsia="Calibri" w:cstheme="minorHAnsi"/>
          <w:bCs/>
          <w:i/>
          <w:color w:val="000000" w:themeColor="text1"/>
          <w:sz w:val="24"/>
          <w:szCs w:val="24"/>
        </w:rPr>
        <w:t>Excavations at La Villa: Continuity and Change at an Agricultural Village</w:t>
      </w:r>
      <w:r w:rsidRPr="007A19CB">
        <w:rPr>
          <w:rFonts w:eastAsia="Calibri" w:cstheme="minorHAnsi"/>
          <w:bCs/>
          <w:color w:val="000000" w:themeColor="text1"/>
          <w:sz w:val="24"/>
          <w:szCs w:val="24"/>
        </w:rPr>
        <w:t>, edited by Michael W. Lindeman, pp. 157</w:t>
      </w:r>
      <w:r w:rsidRPr="007A19CB">
        <w:rPr>
          <w:rFonts w:cstheme="minorHAnsi"/>
          <w:color w:val="000000" w:themeColor="text1"/>
          <w:sz w:val="24"/>
          <w:szCs w:val="24"/>
        </w:rPr>
        <w:t>–</w:t>
      </w:r>
      <w:r w:rsidRPr="007A19CB">
        <w:rPr>
          <w:rFonts w:eastAsia="Calibri" w:cstheme="minorHAnsi"/>
          <w:bCs/>
          <w:color w:val="000000" w:themeColor="text1"/>
          <w:sz w:val="24"/>
          <w:szCs w:val="24"/>
        </w:rPr>
        <w:t>252. Technical Report No. 2012-08. Desert Archaeology, Inc., Tucson.</w:t>
      </w:r>
    </w:p>
    <w:p w14:paraId="10B94A44" w14:textId="77777777" w:rsidR="00765E44" w:rsidRPr="007A19CB" w:rsidRDefault="00765E44" w:rsidP="007A19CB">
      <w:pPr>
        <w:widowControl w:val="0"/>
        <w:autoSpaceDE w:val="0"/>
        <w:autoSpaceDN w:val="0"/>
        <w:adjustRightInd w:val="0"/>
        <w:spacing w:after="0" w:line="240" w:lineRule="auto"/>
        <w:rPr>
          <w:rFonts w:cstheme="minorHAnsi"/>
          <w:i/>
          <w:color w:val="000000" w:themeColor="text1"/>
          <w:sz w:val="24"/>
          <w:szCs w:val="24"/>
        </w:rPr>
      </w:pPr>
    </w:p>
    <w:p w14:paraId="2F62DBE9"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Judge, W. James</w:t>
      </w:r>
    </w:p>
    <w:p w14:paraId="7E9B3EE0"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1991</w:t>
      </w:r>
      <w:r w:rsidRPr="007A19CB">
        <w:rPr>
          <w:rFonts w:cstheme="minorHAnsi"/>
          <w:color w:val="000000" w:themeColor="text1"/>
          <w:sz w:val="24"/>
          <w:szCs w:val="24"/>
        </w:rPr>
        <w:tab/>
        <w:t xml:space="preserve">Chaco: Current Views of Prehistory and the Regional System. In </w:t>
      </w:r>
      <w:r w:rsidRPr="007A19CB">
        <w:rPr>
          <w:rFonts w:cstheme="minorHAnsi"/>
          <w:i/>
          <w:color w:val="000000" w:themeColor="text1"/>
          <w:sz w:val="24"/>
          <w:szCs w:val="24"/>
        </w:rPr>
        <w:t>Chaco &amp; Hohokam: Prehistoric Regional Systems in the American Southwest</w:t>
      </w:r>
      <w:r w:rsidRPr="007A19CB">
        <w:rPr>
          <w:rFonts w:cstheme="minorHAnsi"/>
          <w:color w:val="000000" w:themeColor="text1"/>
          <w:sz w:val="24"/>
          <w:szCs w:val="24"/>
        </w:rPr>
        <w:t xml:space="preserve">, edited by Patricia L. Crown and W. James Judge, pp. 11–30. SAR Press, Santa Fe. </w:t>
      </w:r>
    </w:p>
    <w:p w14:paraId="24C81149" w14:textId="77777777" w:rsidR="00765E44" w:rsidRPr="007A19CB" w:rsidRDefault="00765E44" w:rsidP="007A19CB">
      <w:pPr>
        <w:spacing w:after="0" w:line="240" w:lineRule="auto"/>
        <w:rPr>
          <w:rFonts w:cstheme="minorHAnsi"/>
          <w:color w:val="000000" w:themeColor="text1"/>
          <w:sz w:val="24"/>
          <w:szCs w:val="24"/>
        </w:rPr>
      </w:pPr>
    </w:p>
    <w:p w14:paraId="2A4BE56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Kantner</w:t>
      </w:r>
      <w:proofErr w:type="spellEnd"/>
      <w:r w:rsidRPr="007A19CB">
        <w:rPr>
          <w:rFonts w:cstheme="minorHAnsi"/>
          <w:color w:val="000000" w:themeColor="text1"/>
          <w:sz w:val="24"/>
          <w:szCs w:val="24"/>
        </w:rPr>
        <w:t>, John</w:t>
      </w:r>
    </w:p>
    <w:p w14:paraId="3CAB7522"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2003a</w:t>
      </w:r>
      <w:r w:rsidRPr="007A19CB">
        <w:rPr>
          <w:rFonts w:cstheme="minorHAnsi"/>
          <w:color w:val="000000" w:themeColor="text1"/>
          <w:sz w:val="24"/>
          <w:szCs w:val="24"/>
        </w:rPr>
        <w:tab/>
        <w:t xml:space="preserve">Preface: The Chaco World. </w:t>
      </w:r>
      <w:r w:rsidRPr="007A19CB">
        <w:rPr>
          <w:rFonts w:cstheme="minorHAnsi"/>
          <w:i/>
          <w:iCs/>
          <w:color w:val="000000" w:themeColor="text1"/>
          <w:sz w:val="24"/>
          <w:szCs w:val="24"/>
        </w:rPr>
        <w:t xml:space="preserve">Kiva </w:t>
      </w:r>
      <w:r w:rsidRPr="007A19CB">
        <w:rPr>
          <w:rFonts w:cstheme="minorHAnsi"/>
          <w:color w:val="000000" w:themeColor="text1"/>
          <w:sz w:val="24"/>
          <w:szCs w:val="24"/>
        </w:rPr>
        <w:t xml:space="preserve">69(2):83–92. </w:t>
      </w:r>
    </w:p>
    <w:p w14:paraId="18B96A5A"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1C31BFBC"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2003b</w:t>
      </w:r>
      <w:r w:rsidRPr="007A19CB">
        <w:rPr>
          <w:rFonts w:cstheme="minorHAnsi"/>
          <w:color w:val="000000" w:themeColor="text1"/>
          <w:sz w:val="24"/>
          <w:szCs w:val="24"/>
        </w:rPr>
        <w:tab/>
        <w:t xml:space="preserve">Rethinking Chaco as a System. </w:t>
      </w:r>
      <w:r w:rsidRPr="007A19CB">
        <w:rPr>
          <w:rFonts w:cstheme="minorHAnsi"/>
          <w:i/>
          <w:iCs/>
          <w:color w:val="000000" w:themeColor="text1"/>
          <w:sz w:val="24"/>
          <w:szCs w:val="24"/>
        </w:rPr>
        <w:t xml:space="preserve">Kiva </w:t>
      </w:r>
      <w:r w:rsidRPr="007A19CB">
        <w:rPr>
          <w:rFonts w:cstheme="minorHAnsi"/>
          <w:color w:val="000000" w:themeColor="text1"/>
          <w:sz w:val="24"/>
          <w:szCs w:val="24"/>
        </w:rPr>
        <w:t xml:space="preserve">69(2):207–227. </w:t>
      </w:r>
    </w:p>
    <w:p w14:paraId="3B955C40" w14:textId="77777777" w:rsidR="00765E44" w:rsidRPr="007A19CB" w:rsidRDefault="00765E44" w:rsidP="007A19CB">
      <w:pPr>
        <w:spacing w:after="0" w:line="240" w:lineRule="auto"/>
        <w:rPr>
          <w:rFonts w:cstheme="minorHAnsi"/>
          <w:color w:val="000000" w:themeColor="text1"/>
          <w:sz w:val="24"/>
          <w:szCs w:val="24"/>
        </w:rPr>
      </w:pPr>
    </w:p>
    <w:p w14:paraId="6C00CBA1" w14:textId="77777777" w:rsidR="00765E44" w:rsidRPr="007A19CB" w:rsidRDefault="00765E44" w:rsidP="007A19CB">
      <w:pPr>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Lekson</w:t>
      </w:r>
      <w:proofErr w:type="spellEnd"/>
      <w:r w:rsidRPr="007A19CB">
        <w:rPr>
          <w:rFonts w:cstheme="minorHAnsi"/>
          <w:color w:val="000000" w:themeColor="text1"/>
          <w:sz w:val="24"/>
          <w:szCs w:val="24"/>
        </w:rPr>
        <w:t xml:space="preserve">, Stephen H. </w:t>
      </w:r>
    </w:p>
    <w:p w14:paraId="7590CB28"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2007</w:t>
      </w:r>
      <w:r w:rsidRPr="007A19CB">
        <w:rPr>
          <w:rFonts w:cstheme="minorHAnsi"/>
          <w:color w:val="000000" w:themeColor="text1"/>
          <w:sz w:val="24"/>
          <w:szCs w:val="24"/>
        </w:rPr>
        <w:tab/>
        <w:t xml:space="preserve">Great House Form. In </w:t>
      </w:r>
      <w:proofErr w:type="gramStart"/>
      <w:r w:rsidRPr="007A19CB">
        <w:rPr>
          <w:rFonts w:cstheme="minorHAnsi"/>
          <w:i/>
          <w:color w:val="000000" w:themeColor="text1"/>
          <w:sz w:val="24"/>
          <w:szCs w:val="24"/>
        </w:rPr>
        <w:t>The</w:t>
      </w:r>
      <w:proofErr w:type="gramEnd"/>
      <w:r w:rsidRPr="007A19CB">
        <w:rPr>
          <w:rFonts w:cstheme="minorHAnsi"/>
          <w:i/>
          <w:color w:val="000000" w:themeColor="text1"/>
          <w:sz w:val="24"/>
          <w:szCs w:val="24"/>
        </w:rPr>
        <w:t xml:space="preserve"> Architecture of Chaco Canyon, New Mexico</w:t>
      </w:r>
      <w:r w:rsidRPr="007A19CB">
        <w:rPr>
          <w:rFonts w:cstheme="minorHAnsi"/>
          <w:color w:val="000000" w:themeColor="text1"/>
          <w:sz w:val="24"/>
          <w:szCs w:val="24"/>
        </w:rPr>
        <w:t xml:space="preserve">, edited by Stephen H. </w:t>
      </w:r>
      <w:proofErr w:type="spellStart"/>
      <w:r w:rsidRPr="007A19CB">
        <w:rPr>
          <w:rFonts w:cstheme="minorHAnsi"/>
          <w:color w:val="000000" w:themeColor="text1"/>
          <w:sz w:val="24"/>
          <w:szCs w:val="24"/>
        </w:rPr>
        <w:t>Lekson</w:t>
      </w:r>
      <w:proofErr w:type="spellEnd"/>
      <w:r w:rsidRPr="007A19CB">
        <w:rPr>
          <w:rFonts w:cstheme="minorHAnsi"/>
          <w:color w:val="000000" w:themeColor="text1"/>
          <w:sz w:val="24"/>
          <w:szCs w:val="24"/>
        </w:rPr>
        <w:t xml:space="preserve">, pp. 7–44. University of New Mexico Press, Albuquerque. </w:t>
      </w:r>
    </w:p>
    <w:p w14:paraId="4ECEBE7B" w14:textId="77777777" w:rsidR="00765E44" w:rsidRPr="007A19CB" w:rsidRDefault="00765E44" w:rsidP="007A19CB">
      <w:pPr>
        <w:spacing w:after="0" w:line="240" w:lineRule="auto"/>
        <w:rPr>
          <w:rFonts w:cstheme="minorHAnsi"/>
          <w:color w:val="000000" w:themeColor="text1"/>
          <w:sz w:val="24"/>
          <w:szCs w:val="24"/>
        </w:rPr>
      </w:pPr>
    </w:p>
    <w:p w14:paraId="6C6E65BF"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2015</w:t>
      </w:r>
      <w:r w:rsidRPr="007A19CB">
        <w:rPr>
          <w:rFonts w:cstheme="minorHAnsi"/>
          <w:color w:val="000000" w:themeColor="text1"/>
          <w:sz w:val="24"/>
          <w:szCs w:val="24"/>
        </w:rPr>
        <w:tab/>
      </w:r>
      <w:r w:rsidRPr="007A19CB">
        <w:rPr>
          <w:rFonts w:cstheme="minorHAnsi"/>
          <w:i/>
          <w:color w:val="000000" w:themeColor="text1"/>
          <w:sz w:val="24"/>
          <w:szCs w:val="24"/>
        </w:rPr>
        <w:t>The Chaco Meridian: One Thousand Years of Political and Religious Power in the Ancient Southwest (Second Edition).</w:t>
      </w:r>
      <w:r w:rsidRPr="007A19CB">
        <w:rPr>
          <w:rFonts w:cstheme="minorHAnsi"/>
          <w:color w:val="000000" w:themeColor="text1"/>
          <w:sz w:val="24"/>
          <w:szCs w:val="24"/>
        </w:rPr>
        <w:t xml:space="preserve"> Rowman &amp; Littlefield, New York.</w:t>
      </w:r>
    </w:p>
    <w:p w14:paraId="62425442"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25A75C3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Mattson, Hannah V.</w:t>
      </w:r>
    </w:p>
    <w:p w14:paraId="20889314" w14:textId="3BA6F595"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2016</w:t>
      </w:r>
      <w:r w:rsidRPr="007A19CB">
        <w:rPr>
          <w:rFonts w:cstheme="minorHAnsi"/>
          <w:color w:val="000000" w:themeColor="text1"/>
          <w:sz w:val="24"/>
          <w:szCs w:val="24"/>
        </w:rPr>
        <w:tab/>
        <w:t xml:space="preserve">Ornaments </w:t>
      </w:r>
      <w:proofErr w:type="gramStart"/>
      <w:r w:rsidRPr="007A19CB">
        <w:rPr>
          <w:rFonts w:cstheme="minorHAnsi"/>
          <w:color w:val="000000" w:themeColor="text1"/>
          <w:sz w:val="24"/>
          <w:szCs w:val="24"/>
        </w:rPr>
        <w:t>As</w:t>
      </w:r>
      <w:proofErr w:type="gramEnd"/>
      <w:r w:rsidRPr="007A19CB">
        <w:rPr>
          <w:rFonts w:cstheme="minorHAnsi"/>
          <w:color w:val="000000" w:themeColor="text1"/>
          <w:sz w:val="24"/>
          <w:szCs w:val="24"/>
        </w:rPr>
        <w:t xml:space="preserve"> Socially Valuable Objects: Jewelry and Identity in the Chaco and </w:t>
      </w:r>
      <w:r w:rsidR="00114574">
        <w:rPr>
          <w:rFonts w:cstheme="minorHAnsi"/>
          <w:color w:val="000000" w:themeColor="text1"/>
          <w:sz w:val="24"/>
          <w:szCs w:val="24"/>
        </w:rPr>
        <w:t>P</w:t>
      </w:r>
      <w:r w:rsidRPr="007A19CB">
        <w:rPr>
          <w:rFonts w:cstheme="minorHAnsi"/>
          <w:color w:val="000000" w:themeColor="text1"/>
          <w:sz w:val="24"/>
          <w:szCs w:val="24"/>
        </w:rPr>
        <w:t>ost-Chaco Worlds.</w:t>
      </w:r>
      <w:r w:rsidRPr="007A19CB">
        <w:rPr>
          <w:rFonts w:cstheme="minorHAnsi"/>
          <w:i/>
          <w:color w:val="000000" w:themeColor="text1"/>
          <w:sz w:val="24"/>
          <w:szCs w:val="24"/>
        </w:rPr>
        <w:t xml:space="preserve"> Journal of Anthropological Archaeology</w:t>
      </w:r>
      <w:r w:rsidRPr="007A19CB">
        <w:rPr>
          <w:rFonts w:cstheme="minorHAnsi"/>
          <w:color w:val="000000" w:themeColor="text1"/>
          <w:sz w:val="24"/>
          <w:szCs w:val="24"/>
        </w:rPr>
        <w:t xml:space="preserve"> 42:122–139.</w:t>
      </w:r>
    </w:p>
    <w:p w14:paraId="327F207C"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520E140E"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 xml:space="preserve">Mills, Barbara J., Matthew A. Peeples, Leslie D. Aragon, Benjamin A. </w:t>
      </w:r>
      <w:proofErr w:type="spellStart"/>
      <w:r w:rsidRPr="007A19CB">
        <w:rPr>
          <w:rFonts w:cstheme="minorHAnsi"/>
          <w:color w:val="000000" w:themeColor="text1"/>
          <w:sz w:val="24"/>
          <w:szCs w:val="24"/>
        </w:rPr>
        <w:t>Bellorado</w:t>
      </w:r>
      <w:proofErr w:type="spellEnd"/>
      <w:r w:rsidRPr="007A19CB">
        <w:rPr>
          <w:rFonts w:cstheme="minorHAnsi"/>
          <w:color w:val="000000" w:themeColor="text1"/>
          <w:sz w:val="24"/>
          <w:szCs w:val="24"/>
        </w:rPr>
        <w:t xml:space="preserve">, Jeffery J. Clark, Evan </w:t>
      </w:r>
      <w:proofErr w:type="spellStart"/>
      <w:r w:rsidRPr="007A19CB">
        <w:rPr>
          <w:rFonts w:cstheme="minorHAnsi"/>
          <w:color w:val="000000" w:themeColor="text1"/>
          <w:sz w:val="24"/>
          <w:szCs w:val="24"/>
        </w:rPr>
        <w:t>Giomi</w:t>
      </w:r>
      <w:proofErr w:type="spellEnd"/>
      <w:r w:rsidRPr="007A19CB">
        <w:rPr>
          <w:rFonts w:cstheme="minorHAnsi"/>
          <w:color w:val="000000" w:themeColor="text1"/>
          <w:sz w:val="24"/>
          <w:szCs w:val="24"/>
        </w:rPr>
        <w:t xml:space="preserve">, and Thomas C. </w:t>
      </w:r>
      <w:proofErr w:type="spellStart"/>
      <w:r w:rsidRPr="007A19CB">
        <w:rPr>
          <w:rFonts w:cstheme="minorHAnsi"/>
          <w:color w:val="000000" w:themeColor="text1"/>
          <w:sz w:val="24"/>
          <w:szCs w:val="24"/>
        </w:rPr>
        <w:t>Windes</w:t>
      </w:r>
      <w:proofErr w:type="spellEnd"/>
    </w:p>
    <w:p w14:paraId="01244338"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2018</w:t>
      </w:r>
      <w:r w:rsidRPr="007A19CB">
        <w:rPr>
          <w:rFonts w:cstheme="minorHAnsi"/>
          <w:color w:val="000000" w:themeColor="text1"/>
          <w:sz w:val="24"/>
          <w:szCs w:val="24"/>
        </w:rPr>
        <w:tab/>
        <w:t xml:space="preserve">Evaluating Chaco Migration Scenarios Using Dynamic Social Network Analysis. </w:t>
      </w:r>
      <w:r w:rsidRPr="007A19CB">
        <w:rPr>
          <w:rFonts w:cstheme="minorHAnsi"/>
          <w:i/>
          <w:color w:val="000000" w:themeColor="text1"/>
          <w:sz w:val="24"/>
          <w:szCs w:val="24"/>
        </w:rPr>
        <w:t>Antiquity</w:t>
      </w:r>
      <w:r w:rsidRPr="007A19CB">
        <w:rPr>
          <w:rFonts w:cstheme="minorHAnsi"/>
          <w:color w:val="000000" w:themeColor="text1"/>
          <w:sz w:val="24"/>
          <w:szCs w:val="24"/>
        </w:rPr>
        <w:t xml:space="preserve"> 92(364):922–939.</w:t>
      </w:r>
    </w:p>
    <w:p w14:paraId="67335E8F"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38BF7C07"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Morris, Craig</w:t>
      </w:r>
    </w:p>
    <w:p w14:paraId="2505E2F3" w14:textId="401E8E62"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1995</w:t>
      </w:r>
      <w:r w:rsidRPr="007A19CB">
        <w:rPr>
          <w:rFonts w:asciiTheme="minorHAnsi" w:hAnsiTheme="minorHAnsi" w:cstheme="minorHAnsi"/>
          <w:color w:val="000000" w:themeColor="text1"/>
        </w:rPr>
        <w:tab/>
        <w:t xml:space="preserve">Symbols to Power: Styles and Media in the Inka State. In </w:t>
      </w:r>
      <w:r w:rsidRPr="007A19CB">
        <w:rPr>
          <w:rFonts w:asciiTheme="minorHAnsi" w:hAnsiTheme="minorHAnsi" w:cstheme="minorHAnsi"/>
          <w:i/>
          <w:iCs/>
          <w:color w:val="000000" w:themeColor="text1"/>
        </w:rPr>
        <w:t xml:space="preserve">Style, Society, and Person: Archaeological and Ethnological Perspectives, </w:t>
      </w:r>
      <w:r w:rsidRPr="007A19CB">
        <w:rPr>
          <w:rFonts w:asciiTheme="minorHAnsi" w:hAnsiTheme="minorHAnsi" w:cstheme="minorHAnsi"/>
          <w:color w:val="000000" w:themeColor="text1"/>
        </w:rPr>
        <w:t xml:space="preserve">edited by Christopher </w:t>
      </w:r>
      <w:proofErr w:type="spellStart"/>
      <w:r w:rsidRPr="007A19CB">
        <w:rPr>
          <w:rFonts w:asciiTheme="minorHAnsi" w:hAnsiTheme="minorHAnsi" w:cstheme="minorHAnsi"/>
          <w:color w:val="000000" w:themeColor="text1"/>
        </w:rPr>
        <w:t>Carr</w:t>
      </w:r>
      <w:proofErr w:type="spellEnd"/>
      <w:r w:rsidRPr="007A19CB">
        <w:rPr>
          <w:rFonts w:asciiTheme="minorHAnsi" w:hAnsiTheme="minorHAnsi" w:cstheme="minorHAnsi"/>
          <w:color w:val="000000" w:themeColor="text1"/>
        </w:rPr>
        <w:t xml:space="preserve"> and Jill E. </w:t>
      </w: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xml:space="preserve">, pp. 419–433. Plenum Press, New York. </w:t>
      </w:r>
    </w:p>
    <w:p w14:paraId="6DE045E9"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4FE70058"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Jill E.</w:t>
      </w:r>
      <w:r w:rsidRPr="007A19CB">
        <w:rPr>
          <w:rFonts w:asciiTheme="minorHAnsi" w:hAnsiTheme="minorHAnsi" w:cstheme="minorHAnsi"/>
          <w:color w:val="000000" w:themeColor="text1"/>
        </w:rPr>
        <w:br/>
        <w:t>1995</w:t>
      </w:r>
      <w:r w:rsidRPr="007A19CB">
        <w:rPr>
          <w:rFonts w:asciiTheme="minorHAnsi" w:hAnsiTheme="minorHAnsi" w:cstheme="minorHAnsi"/>
          <w:color w:val="000000" w:themeColor="text1"/>
        </w:rPr>
        <w:tab/>
        <w:t xml:space="preserve">Elite Styles in Hierarchically Organized Societies: The Chacoan Regional System. In </w:t>
      </w:r>
    </w:p>
    <w:p w14:paraId="6C04FDD1"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i/>
          <w:iCs/>
          <w:color w:val="000000" w:themeColor="text1"/>
        </w:rPr>
        <w:t xml:space="preserve">Style, Society, and Person: Archaeological and Ethnological Perspectives, </w:t>
      </w:r>
      <w:r w:rsidRPr="007A19CB">
        <w:rPr>
          <w:rFonts w:asciiTheme="minorHAnsi" w:hAnsiTheme="minorHAnsi" w:cstheme="minorHAnsi"/>
          <w:color w:val="000000" w:themeColor="text1"/>
        </w:rPr>
        <w:t xml:space="preserve">edited by Christopher </w:t>
      </w:r>
      <w:proofErr w:type="spellStart"/>
      <w:r w:rsidRPr="007A19CB">
        <w:rPr>
          <w:rFonts w:asciiTheme="minorHAnsi" w:hAnsiTheme="minorHAnsi" w:cstheme="minorHAnsi"/>
          <w:color w:val="000000" w:themeColor="text1"/>
        </w:rPr>
        <w:t>Carr</w:t>
      </w:r>
      <w:proofErr w:type="spellEnd"/>
      <w:r w:rsidRPr="007A19CB">
        <w:rPr>
          <w:rFonts w:asciiTheme="minorHAnsi" w:hAnsiTheme="minorHAnsi" w:cstheme="minorHAnsi"/>
          <w:color w:val="000000" w:themeColor="text1"/>
        </w:rPr>
        <w:t xml:space="preserve"> and Jill E. </w:t>
      </w: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xml:space="preserve">, pp. 393–417. Plenum Press, New York. </w:t>
      </w:r>
    </w:p>
    <w:p w14:paraId="168A3091"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4E75E50B"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xml:space="preserve">, Jill E., and Ronald L. Bishop </w:t>
      </w:r>
    </w:p>
    <w:p w14:paraId="1BE0C3F2"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lastRenderedPageBreak/>
        <w:t>1990</w:t>
      </w:r>
      <w:r w:rsidRPr="007A19CB">
        <w:rPr>
          <w:rFonts w:asciiTheme="minorHAnsi" w:hAnsiTheme="minorHAnsi" w:cstheme="minorHAnsi"/>
          <w:color w:val="000000" w:themeColor="text1"/>
        </w:rPr>
        <w:tab/>
        <w:t xml:space="preserve">Neutron Activation of Dogoszhi Style Ceramics: Production and Exchange in the Chacoan Regional System. </w:t>
      </w:r>
      <w:r w:rsidRPr="007A19CB">
        <w:rPr>
          <w:rFonts w:asciiTheme="minorHAnsi" w:hAnsiTheme="minorHAnsi" w:cstheme="minorHAnsi"/>
          <w:i/>
          <w:iCs/>
          <w:color w:val="000000" w:themeColor="text1"/>
        </w:rPr>
        <w:t xml:space="preserve">Kiva </w:t>
      </w:r>
      <w:r w:rsidRPr="007A19CB">
        <w:rPr>
          <w:rFonts w:asciiTheme="minorHAnsi" w:hAnsiTheme="minorHAnsi" w:cstheme="minorHAnsi"/>
          <w:color w:val="000000" w:themeColor="text1"/>
        </w:rPr>
        <w:t>56:67</w:t>
      </w:r>
      <w:r w:rsidRPr="007A19CB">
        <w:rPr>
          <w:rFonts w:asciiTheme="minorHAnsi" w:hAnsiTheme="minorHAnsi" w:cstheme="minorHAnsi"/>
          <w:color w:val="000000" w:themeColor="text1"/>
          <w:shd w:val="clear" w:color="auto" w:fill="FFFFFF"/>
        </w:rPr>
        <w:t>–</w:t>
      </w:r>
      <w:r w:rsidRPr="007A19CB">
        <w:rPr>
          <w:rFonts w:asciiTheme="minorHAnsi" w:hAnsiTheme="minorHAnsi" w:cstheme="minorHAnsi"/>
          <w:color w:val="000000" w:themeColor="text1"/>
        </w:rPr>
        <w:t xml:space="preserve">85. </w:t>
      </w:r>
    </w:p>
    <w:p w14:paraId="18C9D270"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119ADD05"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xml:space="preserve">, Jill E., Hector Neff, Michael D. Glascock, and Ronald L. Bishop </w:t>
      </w:r>
    </w:p>
    <w:p w14:paraId="7D1DC37B"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2002</w:t>
      </w:r>
      <w:r w:rsidRPr="007A19CB">
        <w:rPr>
          <w:rFonts w:asciiTheme="minorHAnsi" w:hAnsiTheme="minorHAnsi" w:cstheme="minorHAnsi"/>
          <w:color w:val="000000" w:themeColor="text1"/>
        </w:rPr>
        <w:tab/>
        <w:t xml:space="preserve">Chaco and the Production and Exchange of Dogoszhi-Style Pottery. In </w:t>
      </w:r>
      <w:r w:rsidRPr="007A19CB">
        <w:rPr>
          <w:rFonts w:asciiTheme="minorHAnsi" w:hAnsiTheme="minorHAnsi" w:cstheme="minorHAnsi"/>
          <w:i/>
          <w:iCs/>
          <w:color w:val="000000" w:themeColor="text1"/>
        </w:rPr>
        <w:t xml:space="preserve">Ceramic Production and Circulation in the Greater Southwest, </w:t>
      </w:r>
      <w:r w:rsidRPr="007A19CB">
        <w:rPr>
          <w:rFonts w:asciiTheme="minorHAnsi" w:hAnsiTheme="minorHAnsi" w:cstheme="minorHAnsi"/>
          <w:color w:val="000000" w:themeColor="text1"/>
        </w:rPr>
        <w:t xml:space="preserve">edited by Donna Glowacki and Hector Neff, pp. 47–65. Monograph 44. Cotsen Institute of Archaeology, University of California, Los Angeles. </w:t>
      </w:r>
    </w:p>
    <w:p w14:paraId="79E14E80"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538D786A"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Nelson, Ben A., Paul R. Fish, and Suzanne K. Fish</w:t>
      </w:r>
    </w:p>
    <w:p w14:paraId="75515458" w14:textId="0632539E"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2017</w:t>
      </w:r>
      <w:r w:rsidRPr="007A19CB">
        <w:rPr>
          <w:rFonts w:cstheme="minorHAnsi"/>
          <w:color w:val="000000" w:themeColor="text1"/>
          <w:sz w:val="24"/>
          <w:szCs w:val="24"/>
        </w:rPr>
        <w:tab/>
        <w:t xml:space="preserve">Mesoamerican Connections. In </w:t>
      </w:r>
      <w:proofErr w:type="gramStart"/>
      <w:r w:rsidRPr="007A19CB">
        <w:rPr>
          <w:rFonts w:cstheme="minorHAnsi"/>
          <w:i/>
          <w:color w:val="000000" w:themeColor="text1"/>
          <w:sz w:val="24"/>
          <w:szCs w:val="24"/>
        </w:rPr>
        <w:t>The</w:t>
      </w:r>
      <w:proofErr w:type="gramEnd"/>
      <w:r w:rsidRPr="007A19CB">
        <w:rPr>
          <w:rFonts w:cstheme="minorHAnsi"/>
          <w:i/>
          <w:color w:val="000000" w:themeColor="text1"/>
          <w:sz w:val="24"/>
          <w:szCs w:val="24"/>
        </w:rPr>
        <w:t xml:space="preserve"> Oxford Handbook of Southwest Archaeology</w:t>
      </w:r>
      <w:r w:rsidRPr="007A19CB">
        <w:rPr>
          <w:rFonts w:cstheme="minorHAnsi"/>
          <w:color w:val="000000" w:themeColor="text1"/>
          <w:sz w:val="24"/>
          <w:szCs w:val="24"/>
        </w:rPr>
        <w:t>, edited by Barbara J. Mills and Severin Fowles, pp. 461–480. Oxford University Press, Oxford.</w:t>
      </w:r>
    </w:p>
    <w:p w14:paraId="53BE8FBE" w14:textId="509D5776" w:rsidR="00A264F2" w:rsidRDefault="00A264F2">
      <w:pPr>
        <w:widowControl w:val="0"/>
        <w:autoSpaceDE w:val="0"/>
        <w:autoSpaceDN w:val="0"/>
        <w:adjustRightInd w:val="0"/>
        <w:spacing w:after="0" w:line="240" w:lineRule="auto"/>
        <w:rPr>
          <w:rFonts w:cstheme="minorHAnsi"/>
          <w:color w:val="000000" w:themeColor="text1"/>
          <w:sz w:val="24"/>
          <w:szCs w:val="24"/>
        </w:rPr>
      </w:pPr>
    </w:p>
    <w:p w14:paraId="3F31268E" w14:textId="574D3E56" w:rsidR="00A264F2" w:rsidRDefault="00A264F2">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Newman, Mark J.</w:t>
      </w:r>
    </w:p>
    <w:p w14:paraId="495D5C5E" w14:textId="22E49DBC" w:rsidR="00A264F2" w:rsidRDefault="00A264F2">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2010</w:t>
      </w:r>
      <w:r>
        <w:rPr>
          <w:rFonts w:cstheme="minorHAnsi"/>
          <w:color w:val="000000" w:themeColor="text1"/>
          <w:sz w:val="24"/>
          <w:szCs w:val="24"/>
        </w:rPr>
        <w:tab/>
      </w:r>
      <w:r w:rsidRPr="007A19CB">
        <w:rPr>
          <w:rFonts w:cstheme="minorHAnsi"/>
          <w:i/>
          <w:color w:val="000000" w:themeColor="text1"/>
          <w:sz w:val="24"/>
          <w:szCs w:val="24"/>
        </w:rPr>
        <w:t>Networks: An Introduction</w:t>
      </w:r>
      <w:r>
        <w:rPr>
          <w:rFonts w:cstheme="minorHAnsi"/>
          <w:color w:val="000000" w:themeColor="text1"/>
          <w:sz w:val="24"/>
          <w:szCs w:val="24"/>
        </w:rPr>
        <w:t>. Oxford University Press, Oxford.</w:t>
      </w:r>
    </w:p>
    <w:p w14:paraId="3783EFD1" w14:textId="5B93F972" w:rsidR="00333F3F" w:rsidRDefault="00333F3F">
      <w:pPr>
        <w:widowControl w:val="0"/>
        <w:autoSpaceDE w:val="0"/>
        <w:autoSpaceDN w:val="0"/>
        <w:adjustRightInd w:val="0"/>
        <w:spacing w:after="0" w:line="240" w:lineRule="auto"/>
        <w:rPr>
          <w:rFonts w:cstheme="minorHAnsi"/>
          <w:color w:val="000000" w:themeColor="text1"/>
          <w:sz w:val="24"/>
          <w:szCs w:val="24"/>
        </w:rPr>
      </w:pPr>
    </w:p>
    <w:p w14:paraId="56D5600E" w14:textId="18698ED5" w:rsidR="00333F3F" w:rsidRDefault="00514558">
      <w:pPr>
        <w:widowControl w:val="0"/>
        <w:autoSpaceDE w:val="0"/>
        <w:autoSpaceDN w:val="0"/>
        <w:adjustRightInd w:val="0"/>
        <w:spacing w:after="0" w:line="240" w:lineRule="auto"/>
        <w:rPr>
          <w:rFonts w:cstheme="minorHAnsi"/>
          <w:color w:val="000000" w:themeColor="text1"/>
          <w:sz w:val="24"/>
          <w:szCs w:val="24"/>
        </w:rPr>
      </w:pPr>
      <w:proofErr w:type="spellStart"/>
      <w:r>
        <w:rPr>
          <w:rFonts w:cstheme="minorHAnsi"/>
          <w:color w:val="000000" w:themeColor="text1"/>
          <w:sz w:val="24"/>
          <w:szCs w:val="24"/>
        </w:rPr>
        <w:t>Ortman</w:t>
      </w:r>
      <w:proofErr w:type="spellEnd"/>
      <w:r>
        <w:rPr>
          <w:rFonts w:cstheme="minorHAnsi"/>
          <w:color w:val="000000" w:themeColor="text1"/>
          <w:sz w:val="24"/>
          <w:szCs w:val="24"/>
        </w:rPr>
        <w:t xml:space="preserve">, Scott G., Erin L. Baxter, Carole L. Graham, G. Robin Lyle, Lew W. </w:t>
      </w:r>
      <w:proofErr w:type="spellStart"/>
      <w:r>
        <w:rPr>
          <w:rFonts w:cstheme="minorHAnsi"/>
          <w:color w:val="000000" w:themeColor="text1"/>
          <w:sz w:val="24"/>
          <w:szCs w:val="24"/>
        </w:rPr>
        <w:t>Matis</w:t>
      </w:r>
      <w:proofErr w:type="spellEnd"/>
      <w:r>
        <w:rPr>
          <w:rFonts w:cstheme="minorHAnsi"/>
          <w:color w:val="000000" w:themeColor="text1"/>
          <w:sz w:val="24"/>
          <w:szCs w:val="24"/>
        </w:rPr>
        <w:t>, Jamie A. Merewether, R. David Satterwhite, and Jonathan D. Till</w:t>
      </w:r>
    </w:p>
    <w:p w14:paraId="063C109D" w14:textId="0C359BA5" w:rsidR="00514558" w:rsidRPr="007A19CB" w:rsidRDefault="00514558" w:rsidP="007A19CB">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2005</w:t>
      </w:r>
      <w:r>
        <w:rPr>
          <w:rFonts w:cstheme="minorHAnsi"/>
          <w:color w:val="000000" w:themeColor="text1"/>
          <w:sz w:val="24"/>
          <w:szCs w:val="24"/>
        </w:rPr>
        <w:tab/>
        <w:t xml:space="preserve">Crow Canyon Archaeological Center Laboratory Manual, Version 1.0. Crow Canyon Archaeological Center, Cortez, CO. </w:t>
      </w:r>
    </w:p>
    <w:p w14:paraId="4C1DAC0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295C7BE8"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Plog</w:t>
      </w:r>
      <w:proofErr w:type="spellEnd"/>
      <w:r w:rsidRPr="007A19CB">
        <w:rPr>
          <w:rFonts w:cstheme="minorHAnsi"/>
          <w:color w:val="000000" w:themeColor="text1"/>
          <w:sz w:val="24"/>
          <w:szCs w:val="24"/>
        </w:rPr>
        <w:t>, Stephen</w:t>
      </w:r>
    </w:p>
    <w:p w14:paraId="5C0A2914"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1989</w:t>
      </w:r>
      <w:r w:rsidRPr="007A19CB">
        <w:rPr>
          <w:rFonts w:cstheme="minorHAnsi"/>
          <w:color w:val="000000" w:themeColor="text1"/>
          <w:sz w:val="24"/>
          <w:szCs w:val="24"/>
        </w:rPr>
        <w:tab/>
        <w:t xml:space="preserve">The </w:t>
      </w:r>
      <w:proofErr w:type="spellStart"/>
      <w:r w:rsidRPr="007A19CB">
        <w:rPr>
          <w:rFonts w:cstheme="minorHAnsi"/>
          <w:color w:val="000000" w:themeColor="text1"/>
          <w:sz w:val="24"/>
          <w:szCs w:val="24"/>
        </w:rPr>
        <w:t>Sociopolitics</w:t>
      </w:r>
      <w:proofErr w:type="spellEnd"/>
      <w:r w:rsidRPr="007A19CB">
        <w:rPr>
          <w:rFonts w:cstheme="minorHAnsi"/>
          <w:color w:val="000000" w:themeColor="text1"/>
          <w:sz w:val="24"/>
          <w:szCs w:val="24"/>
        </w:rPr>
        <w:t xml:space="preserve"> of Exchange (and Archaeological Research) in the Northern Southwest. In </w:t>
      </w:r>
      <w:proofErr w:type="gramStart"/>
      <w:r w:rsidRPr="007A19CB">
        <w:rPr>
          <w:rFonts w:cstheme="minorHAnsi"/>
          <w:i/>
          <w:color w:val="000000" w:themeColor="text1"/>
          <w:sz w:val="24"/>
          <w:szCs w:val="24"/>
        </w:rPr>
        <w:t>The</w:t>
      </w:r>
      <w:proofErr w:type="gramEnd"/>
      <w:r w:rsidRPr="007A19CB">
        <w:rPr>
          <w:rFonts w:cstheme="minorHAnsi"/>
          <w:i/>
          <w:color w:val="000000" w:themeColor="text1"/>
          <w:sz w:val="24"/>
          <w:szCs w:val="24"/>
        </w:rPr>
        <w:t xml:space="preserve"> Sociopolitical Structure of Southwestern Societies</w:t>
      </w:r>
      <w:r w:rsidRPr="007A19CB">
        <w:rPr>
          <w:rFonts w:cstheme="minorHAnsi"/>
          <w:color w:val="000000" w:themeColor="text1"/>
          <w:sz w:val="24"/>
          <w:szCs w:val="24"/>
        </w:rPr>
        <w:t xml:space="preserve">, edited by Steadman Upham, Kent G. Lightfoot, and Roberta A. Jewett, pp. 129–148. Westview Press, Boulder, CO. </w:t>
      </w:r>
    </w:p>
    <w:p w14:paraId="0CD6CE25"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27AF07CE"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1990</w:t>
      </w:r>
      <w:r w:rsidRPr="007A19CB">
        <w:rPr>
          <w:rFonts w:asciiTheme="minorHAnsi" w:hAnsiTheme="minorHAnsi" w:cstheme="minorHAnsi"/>
          <w:color w:val="000000" w:themeColor="text1"/>
        </w:rPr>
        <w:tab/>
        <w:t xml:space="preserve">Sociopolitical Implications of Stylistic Variation in the American Southwest. In </w:t>
      </w:r>
      <w:proofErr w:type="gramStart"/>
      <w:r w:rsidRPr="007A19CB">
        <w:rPr>
          <w:rFonts w:asciiTheme="minorHAnsi" w:hAnsiTheme="minorHAnsi" w:cstheme="minorHAnsi"/>
          <w:i/>
          <w:iCs/>
          <w:color w:val="000000" w:themeColor="text1"/>
        </w:rPr>
        <w:t>The</w:t>
      </w:r>
      <w:proofErr w:type="gramEnd"/>
      <w:r w:rsidRPr="007A19CB">
        <w:rPr>
          <w:rFonts w:asciiTheme="minorHAnsi" w:hAnsiTheme="minorHAnsi" w:cstheme="minorHAnsi"/>
          <w:i/>
          <w:iCs/>
          <w:color w:val="000000" w:themeColor="text1"/>
        </w:rPr>
        <w:t xml:space="preserve"> Uses of Style in Archaeology, </w:t>
      </w:r>
      <w:r w:rsidRPr="007A19CB">
        <w:rPr>
          <w:rFonts w:asciiTheme="minorHAnsi" w:hAnsiTheme="minorHAnsi" w:cstheme="minorHAnsi"/>
          <w:color w:val="000000" w:themeColor="text1"/>
        </w:rPr>
        <w:t xml:space="preserve">edited by Margaret </w:t>
      </w:r>
      <w:proofErr w:type="spellStart"/>
      <w:r w:rsidRPr="007A19CB">
        <w:rPr>
          <w:rFonts w:asciiTheme="minorHAnsi" w:hAnsiTheme="minorHAnsi" w:cstheme="minorHAnsi"/>
          <w:color w:val="000000" w:themeColor="text1"/>
        </w:rPr>
        <w:t>Conkey</w:t>
      </w:r>
      <w:proofErr w:type="spellEnd"/>
      <w:r w:rsidRPr="007A19CB">
        <w:rPr>
          <w:rFonts w:asciiTheme="minorHAnsi" w:hAnsiTheme="minorHAnsi" w:cstheme="minorHAnsi"/>
          <w:color w:val="000000" w:themeColor="text1"/>
        </w:rPr>
        <w:t xml:space="preserve"> and Christine </w:t>
      </w:r>
      <w:proofErr w:type="spellStart"/>
      <w:r w:rsidRPr="007A19CB">
        <w:rPr>
          <w:rFonts w:asciiTheme="minorHAnsi" w:hAnsiTheme="minorHAnsi" w:cstheme="minorHAnsi"/>
          <w:color w:val="000000" w:themeColor="text1"/>
        </w:rPr>
        <w:t>Hastorf</w:t>
      </w:r>
      <w:proofErr w:type="spellEnd"/>
      <w:r w:rsidRPr="007A19CB">
        <w:rPr>
          <w:rFonts w:asciiTheme="minorHAnsi" w:hAnsiTheme="minorHAnsi" w:cstheme="minorHAnsi"/>
          <w:color w:val="000000" w:themeColor="text1"/>
        </w:rPr>
        <w:t xml:space="preserve">, pp. 61–72. Cambridge University Press, Cambridge. </w:t>
      </w:r>
    </w:p>
    <w:p w14:paraId="00CB43AE"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10F01586"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1995</w:t>
      </w:r>
      <w:r w:rsidRPr="007A19CB">
        <w:rPr>
          <w:rFonts w:asciiTheme="minorHAnsi" w:hAnsiTheme="minorHAnsi" w:cstheme="minorHAnsi"/>
          <w:color w:val="000000" w:themeColor="text1"/>
        </w:rPr>
        <w:tab/>
        <w:t xml:space="preserve">Approaches to Style: Complements and Contrasts. In </w:t>
      </w:r>
      <w:r w:rsidRPr="007A19CB">
        <w:rPr>
          <w:rFonts w:asciiTheme="minorHAnsi" w:hAnsiTheme="minorHAnsi" w:cstheme="minorHAnsi"/>
          <w:i/>
          <w:color w:val="000000" w:themeColor="text1"/>
        </w:rPr>
        <w:t>Style, Society, and Person: Archaeological and Ethnological Perspective</w:t>
      </w:r>
      <w:r w:rsidRPr="007A19CB">
        <w:rPr>
          <w:rFonts w:asciiTheme="minorHAnsi" w:hAnsiTheme="minorHAnsi" w:cstheme="minorHAnsi"/>
          <w:color w:val="000000" w:themeColor="text1"/>
        </w:rPr>
        <w:t xml:space="preserve">s, edited by Christopher </w:t>
      </w:r>
      <w:proofErr w:type="spellStart"/>
      <w:r w:rsidRPr="007A19CB">
        <w:rPr>
          <w:rFonts w:asciiTheme="minorHAnsi" w:hAnsiTheme="minorHAnsi" w:cstheme="minorHAnsi"/>
          <w:color w:val="000000" w:themeColor="text1"/>
        </w:rPr>
        <w:t>Carr</w:t>
      </w:r>
      <w:proofErr w:type="spellEnd"/>
      <w:r w:rsidRPr="007A19CB">
        <w:rPr>
          <w:rFonts w:asciiTheme="minorHAnsi" w:hAnsiTheme="minorHAnsi" w:cstheme="minorHAnsi"/>
          <w:color w:val="000000" w:themeColor="text1"/>
        </w:rPr>
        <w:t xml:space="preserve"> and Jill E. </w:t>
      </w:r>
      <w:proofErr w:type="spellStart"/>
      <w:r w:rsidRPr="007A19CB">
        <w:rPr>
          <w:rFonts w:asciiTheme="minorHAnsi" w:hAnsiTheme="minorHAnsi" w:cstheme="minorHAnsi"/>
          <w:color w:val="000000" w:themeColor="text1"/>
        </w:rPr>
        <w:t>Neitzel</w:t>
      </w:r>
      <w:proofErr w:type="spellEnd"/>
      <w:r w:rsidRPr="007A19CB">
        <w:rPr>
          <w:rFonts w:asciiTheme="minorHAnsi" w:hAnsiTheme="minorHAnsi" w:cstheme="minorHAnsi"/>
          <w:color w:val="000000" w:themeColor="text1"/>
        </w:rPr>
        <w:t xml:space="preserve">, pp. 369–392. Plenum Press, New York. </w:t>
      </w:r>
    </w:p>
    <w:p w14:paraId="657668B4" w14:textId="77777777" w:rsidR="00765E44" w:rsidRPr="007A19CB" w:rsidRDefault="00765E44" w:rsidP="007A19CB">
      <w:pPr>
        <w:spacing w:after="0" w:line="240" w:lineRule="auto"/>
        <w:rPr>
          <w:rFonts w:cstheme="minorHAnsi"/>
          <w:color w:val="000000" w:themeColor="text1"/>
          <w:sz w:val="24"/>
          <w:szCs w:val="24"/>
        </w:rPr>
      </w:pPr>
    </w:p>
    <w:p w14:paraId="0A9BC17C"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2003</w:t>
      </w:r>
      <w:r w:rsidRPr="007A19CB">
        <w:rPr>
          <w:rFonts w:cstheme="minorHAnsi"/>
          <w:color w:val="000000" w:themeColor="text1"/>
          <w:sz w:val="24"/>
          <w:szCs w:val="24"/>
        </w:rPr>
        <w:tab/>
        <w:t xml:space="preserve">Exploring the Ubiquitous through the Unusual: Color Symbolism in Pueblo Black-on-white Pottery. </w:t>
      </w:r>
      <w:r w:rsidRPr="007A19CB">
        <w:rPr>
          <w:rFonts w:cstheme="minorHAnsi"/>
          <w:i/>
          <w:color w:val="000000" w:themeColor="text1"/>
          <w:sz w:val="24"/>
          <w:szCs w:val="24"/>
        </w:rPr>
        <w:t>American Antiquity</w:t>
      </w:r>
      <w:r w:rsidRPr="007A19CB">
        <w:rPr>
          <w:rFonts w:cstheme="minorHAnsi"/>
          <w:color w:val="000000" w:themeColor="text1"/>
          <w:sz w:val="24"/>
          <w:szCs w:val="24"/>
        </w:rPr>
        <w:t xml:space="preserve"> 68:665–695.</w:t>
      </w:r>
    </w:p>
    <w:p w14:paraId="145A660D" w14:textId="77777777" w:rsidR="00765E44" w:rsidRPr="007A19CB" w:rsidRDefault="00765E44" w:rsidP="007A19CB">
      <w:pPr>
        <w:spacing w:after="0" w:line="240" w:lineRule="auto"/>
        <w:rPr>
          <w:rFonts w:cstheme="minorHAnsi"/>
          <w:color w:val="000000" w:themeColor="text1"/>
          <w:sz w:val="24"/>
          <w:szCs w:val="24"/>
        </w:rPr>
      </w:pPr>
    </w:p>
    <w:p w14:paraId="6B09B672" w14:textId="77777777" w:rsidR="00765E44" w:rsidRPr="007A19CB" w:rsidRDefault="00765E44" w:rsidP="007A19CB">
      <w:pPr>
        <w:spacing w:after="0" w:line="240" w:lineRule="auto"/>
        <w:rPr>
          <w:rFonts w:cstheme="minorHAnsi"/>
          <w:color w:val="000000" w:themeColor="text1"/>
          <w:sz w:val="24"/>
          <w:szCs w:val="24"/>
        </w:rPr>
      </w:pPr>
      <w:r w:rsidRPr="007A19CB">
        <w:rPr>
          <w:rFonts w:cstheme="minorHAnsi"/>
          <w:color w:val="000000" w:themeColor="text1"/>
          <w:sz w:val="24"/>
          <w:szCs w:val="24"/>
        </w:rPr>
        <w:t>2015</w:t>
      </w:r>
      <w:r w:rsidRPr="007A19CB">
        <w:rPr>
          <w:rFonts w:cstheme="minorHAnsi"/>
          <w:color w:val="000000" w:themeColor="text1"/>
          <w:sz w:val="24"/>
          <w:szCs w:val="24"/>
        </w:rPr>
        <w:tab/>
        <w:t xml:space="preserve">Understanding Chaco: Past, Present, and Future. In </w:t>
      </w:r>
      <w:r w:rsidRPr="007A19CB">
        <w:rPr>
          <w:rFonts w:cstheme="minorHAnsi"/>
          <w:i/>
          <w:color w:val="000000" w:themeColor="text1"/>
          <w:sz w:val="24"/>
          <w:szCs w:val="24"/>
        </w:rPr>
        <w:t>Chaco Revisited: New Research on the Prehistory of Chaco Canyon, New Mexico</w:t>
      </w:r>
      <w:r w:rsidRPr="007A19CB">
        <w:rPr>
          <w:rFonts w:cstheme="minorHAnsi"/>
          <w:color w:val="000000" w:themeColor="text1"/>
          <w:sz w:val="24"/>
          <w:szCs w:val="24"/>
        </w:rPr>
        <w:t xml:space="preserve">, edited by Carrie C. Heitman and Stephen </w:t>
      </w:r>
      <w:proofErr w:type="spellStart"/>
      <w:r w:rsidRPr="007A19CB">
        <w:rPr>
          <w:rFonts w:cstheme="minorHAnsi"/>
          <w:color w:val="000000" w:themeColor="text1"/>
          <w:sz w:val="24"/>
          <w:szCs w:val="24"/>
        </w:rPr>
        <w:t>Plog</w:t>
      </w:r>
      <w:proofErr w:type="spellEnd"/>
      <w:r w:rsidRPr="007A19CB">
        <w:rPr>
          <w:rFonts w:cstheme="minorHAnsi"/>
          <w:color w:val="000000" w:themeColor="text1"/>
          <w:sz w:val="24"/>
          <w:szCs w:val="24"/>
        </w:rPr>
        <w:t>, pp. 3–29. University of Arizona Press, Tucson.</w:t>
      </w:r>
    </w:p>
    <w:p w14:paraId="6EA91651"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67CA18A2"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Plog</w:t>
      </w:r>
      <w:proofErr w:type="spellEnd"/>
      <w:r w:rsidRPr="007A19CB">
        <w:rPr>
          <w:rFonts w:cstheme="minorHAnsi"/>
          <w:color w:val="000000" w:themeColor="text1"/>
          <w:sz w:val="24"/>
          <w:szCs w:val="24"/>
        </w:rPr>
        <w:t>, Stephen, and Carrie Heitman</w:t>
      </w:r>
    </w:p>
    <w:p w14:paraId="4F1FFEC1" w14:textId="0A19977F" w:rsidR="00765E44" w:rsidRDefault="00765E44">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2010</w:t>
      </w:r>
      <w:r w:rsidRPr="007A19CB">
        <w:rPr>
          <w:rFonts w:cstheme="minorHAnsi"/>
          <w:color w:val="000000" w:themeColor="text1"/>
          <w:sz w:val="24"/>
          <w:szCs w:val="24"/>
        </w:rPr>
        <w:tab/>
        <w:t>Hierarchy and Social Inequality in the American Southwest, A.D. 800-1200.</w:t>
      </w:r>
      <w:r w:rsidRPr="007A19CB">
        <w:rPr>
          <w:rFonts w:cstheme="minorHAnsi"/>
          <w:i/>
          <w:color w:val="000000" w:themeColor="text1"/>
          <w:sz w:val="24"/>
          <w:szCs w:val="24"/>
        </w:rPr>
        <w:t xml:space="preserve"> Proceedings of the National Academy of Sciences, USA </w:t>
      </w:r>
      <w:r w:rsidRPr="007A19CB">
        <w:rPr>
          <w:rFonts w:cstheme="minorHAnsi"/>
          <w:color w:val="000000" w:themeColor="text1"/>
          <w:sz w:val="24"/>
          <w:szCs w:val="24"/>
        </w:rPr>
        <w:t>107(4):19619–19626.</w:t>
      </w:r>
    </w:p>
    <w:p w14:paraId="12D5A5C0" w14:textId="29447C96" w:rsidR="004B53A4" w:rsidRDefault="004B53A4">
      <w:pPr>
        <w:widowControl w:val="0"/>
        <w:autoSpaceDE w:val="0"/>
        <w:autoSpaceDN w:val="0"/>
        <w:adjustRightInd w:val="0"/>
        <w:spacing w:after="0" w:line="240" w:lineRule="auto"/>
        <w:rPr>
          <w:rFonts w:cstheme="minorHAnsi"/>
          <w:color w:val="000000" w:themeColor="text1"/>
          <w:sz w:val="24"/>
          <w:szCs w:val="24"/>
        </w:rPr>
      </w:pPr>
    </w:p>
    <w:p w14:paraId="436C450F" w14:textId="4F35C04E" w:rsidR="004B53A4" w:rsidRDefault="004B53A4">
      <w:pPr>
        <w:widowControl w:val="0"/>
        <w:autoSpaceDE w:val="0"/>
        <w:autoSpaceDN w:val="0"/>
        <w:adjustRightInd w:val="0"/>
        <w:spacing w:after="0" w:line="240" w:lineRule="auto"/>
        <w:rPr>
          <w:rFonts w:cstheme="minorHAnsi"/>
          <w:color w:val="000000" w:themeColor="text1"/>
          <w:sz w:val="24"/>
          <w:szCs w:val="24"/>
        </w:rPr>
      </w:pPr>
      <w:proofErr w:type="spellStart"/>
      <w:r>
        <w:rPr>
          <w:rFonts w:cstheme="minorHAnsi"/>
          <w:color w:val="000000" w:themeColor="text1"/>
          <w:sz w:val="24"/>
          <w:szCs w:val="24"/>
        </w:rPr>
        <w:t>Plog</w:t>
      </w:r>
      <w:proofErr w:type="spellEnd"/>
      <w:r>
        <w:rPr>
          <w:rFonts w:cstheme="minorHAnsi"/>
          <w:color w:val="000000" w:themeColor="text1"/>
          <w:sz w:val="24"/>
          <w:szCs w:val="24"/>
        </w:rPr>
        <w:t xml:space="preserve">, Stephen, and Julie </w:t>
      </w:r>
      <w:proofErr w:type="spellStart"/>
      <w:r>
        <w:rPr>
          <w:rFonts w:cstheme="minorHAnsi"/>
          <w:color w:val="000000" w:themeColor="text1"/>
          <w:sz w:val="24"/>
          <w:szCs w:val="24"/>
        </w:rPr>
        <w:t>Solometo</w:t>
      </w:r>
      <w:proofErr w:type="spellEnd"/>
    </w:p>
    <w:p w14:paraId="5C1F4587" w14:textId="52407879" w:rsidR="004B53A4" w:rsidRPr="007A19CB" w:rsidRDefault="004B53A4" w:rsidP="007A19CB">
      <w:pPr>
        <w:widowControl w:val="0"/>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1997</w:t>
      </w:r>
      <w:r>
        <w:rPr>
          <w:rFonts w:cstheme="minorHAnsi"/>
          <w:color w:val="000000" w:themeColor="text1"/>
          <w:sz w:val="24"/>
          <w:szCs w:val="24"/>
        </w:rPr>
        <w:tab/>
        <w:t xml:space="preserve">The </w:t>
      </w:r>
      <w:proofErr w:type="gramStart"/>
      <w:r>
        <w:rPr>
          <w:rFonts w:cstheme="minorHAnsi"/>
          <w:color w:val="000000" w:themeColor="text1"/>
          <w:sz w:val="24"/>
          <w:szCs w:val="24"/>
        </w:rPr>
        <w:t>Never-Changing</w:t>
      </w:r>
      <w:proofErr w:type="gramEnd"/>
      <w:r>
        <w:rPr>
          <w:rFonts w:cstheme="minorHAnsi"/>
          <w:color w:val="000000" w:themeColor="text1"/>
          <w:sz w:val="24"/>
          <w:szCs w:val="24"/>
        </w:rPr>
        <w:t xml:space="preserve"> and the Ever-Changing: The Evolution of Western Pueblo Ritual. </w:t>
      </w:r>
      <w:r w:rsidRPr="007A19CB">
        <w:rPr>
          <w:rFonts w:cstheme="minorHAnsi"/>
          <w:i/>
          <w:color w:val="000000" w:themeColor="text1"/>
          <w:sz w:val="24"/>
          <w:szCs w:val="24"/>
        </w:rPr>
        <w:t>Cambridge Archaeological Journal</w:t>
      </w:r>
      <w:r>
        <w:rPr>
          <w:rFonts w:cstheme="minorHAnsi"/>
          <w:color w:val="000000" w:themeColor="text1"/>
          <w:sz w:val="24"/>
          <w:szCs w:val="24"/>
        </w:rPr>
        <w:t xml:space="preserve"> 7:161</w:t>
      </w:r>
      <w:r w:rsidRPr="00637F1A">
        <w:rPr>
          <w:rFonts w:cstheme="minorHAnsi"/>
          <w:color w:val="000000" w:themeColor="text1"/>
          <w:sz w:val="24"/>
          <w:szCs w:val="24"/>
        </w:rPr>
        <w:t>–</w:t>
      </w:r>
      <w:r>
        <w:rPr>
          <w:rFonts w:cstheme="minorHAnsi"/>
          <w:color w:val="000000" w:themeColor="text1"/>
          <w:sz w:val="24"/>
          <w:szCs w:val="24"/>
        </w:rPr>
        <w:t>182.</w:t>
      </w:r>
    </w:p>
    <w:p w14:paraId="197D0E47"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
    <w:p w14:paraId="6D997D4D"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Rautman</w:t>
      </w:r>
      <w:proofErr w:type="spellEnd"/>
      <w:r w:rsidRPr="007A19CB">
        <w:rPr>
          <w:rFonts w:cstheme="minorHAnsi"/>
          <w:color w:val="000000" w:themeColor="text1"/>
          <w:sz w:val="24"/>
          <w:szCs w:val="24"/>
        </w:rPr>
        <w:t>, Alison E.</w:t>
      </w:r>
    </w:p>
    <w:p w14:paraId="374ECDA7" w14:textId="706E3F02"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1998</w:t>
      </w:r>
      <w:r w:rsidRPr="007A19CB">
        <w:rPr>
          <w:rFonts w:cstheme="minorHAnsi"/>
          <w:color w:val="000000" w:themeColor="text1"/>
          <w:sz w:val="24"/>
          <w:szCs w:val="24"/>
        </w:rPr>
        <w:tab/>
        <w:t xml:space="preserve">Hierarchy and </w:t>
      </w:r>
      <w:proofErr w:type="spellStart"/>
      <w:r w:rsidRPr="007A19CB">
        <w:rPr>
          <w:rFonts w:cstheme="minorHAnsi"/>
          <w:color w:val="000000" w:themeColor="text1"/>
          <w:sz w:val="24"/>
          <w:szCs w:val="24"/>
        </w:rPr>
        <w:t>Heterarchy</w:t>
      </w:r>
      <w:proofErr w:type="spellEnd"/>
      <w:r w:rsidRPr="007A19CB">
        <w:rPr>
          <w:rFonts w:cstheme="minorHAnsi"/>
          <w:color w:val="000000" w:themeColor="text1"/>
          <w:sz w:val="24"/>
          <w:szCs w:val="24"/>
        </w:rPr>
        <w:t xml:space="preserve"> in the American Southwest: A Comment on McGuire and </w:t>
      </w:r>
      <w:proofErr w:type="spellStart"/>
      <w:r w:rsidRPr="007A19CB">
        <w:rPr>
          <w:rFonts w:cstheme="minorHAnsi"/>
          <w:color w:val="000000" w:themeColor="text1"/>
          <w:sz w:val="24"/>
          <w:szCs w:val="24"/>
        </w:rPr>
        <w:t>Saitta</w:t>
      </w:r>
      <w:proofErr w:type="spellEnd"/>
      <w:r w:rsidRPr="007A19CB">
        <w:rPr>
          <w:rFonts w:cstheme="minorHAnsi"/>
          <w:color w:val="000000" w:themeColor="text1"/>
          <w:sz w:val="24"/>
          <w:szCs w:val="24"/>
        </w:rPr>
        <w:t xml:space="preserve">. </w:t>
      </w:r>
      <w:r w:rsidRPr="007A19CB">
        <w:rPr>
          <w:rFonts w:cstheme="minorHAnsi"/>
          <w:i/>
          <w:color w:val="000000" w:themeColor="text1"/>
          <w:sz w:val="24"/>
          <w:szCs w:val="24"/>
        </w:rPr>
        <w:t>American Antiquity</w:t>
      </w:r>
      <w:r w:rsidRPr="007A19CB">
        <w:rPr>
          <w:rFonts w:cstheme="minorHAnsi"/>
          <w:color w:val="000000" w:themeColor="text1"/>
          <w:sz w:val="24"/>
          <w:szCs w:val="24"/>
        </w:rPr>
        <w:t xml:space="preserve"> 63(2):325</w:t>
      </w:r>
      <w:r w:rsidRPr="007A19CB">
        <w:rPr>
          <w:rFonts w:cstheme="minorHAnsi"/>
          <w:color w:val="000000" w:themeColor="text1"/>
          <w:sz w:val="24"/>
          <w:szCs w:val="24"/>
          <w:shd w:val="clear" w:color="auto" w:fill="FFFFFF"/>
        </w:rPr>
        <w:t>–</w:t>
      </w:r>
      <w:r w:rsidRPr="007A19CB">
        <w:rPr>
          <w:rFonts w:cstheme="minorHAnsi"/>
          <w:color w:val="000000" w:themeColor="text1"/>
          <w:sz w:val="24"/>
          <w:szCs w:val="24"/>
        </w:rPr>
        <w:t>333.</w:t>
      </w:r>
    </w:p>
    <w:p w14:paraId="3F3E8390" w14:textId="77777777" w:rsidR="00765E44" w:rsidRDefault="00765E44" w:rsidP="00765E44">
      <w:pPr>
        <w:widowControl w:val="0"/>
        <w:autoSpaceDE w:val="0"/>
        <w:autoSpaceDN w:val="0"/>
        <w:adjustRightInd w:val="0"/>
        <w:spacing w:after="0" w:line="240" w:lineRule="auto"/>
        <w:rPr>
          <w:rFonts w:cstheme="minorHAnsi"/>
          <w:color w:val="000000" w:themeColor="text1"/>
          <w:sz w:val="24"/>
          <w:szCs w:val="24"/>
        </w:rPr>
      </w:pPr>
    </w:p>
    <w:p w14:paraId="65345156" w14:textId="03ADD7DA"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Roberts, Frank H. H.</w:t>
      </w:r>
    </w:p>
    <w:p w14:paraId="5006B7DC" w14:textId="403291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1927</w:t>
      </w:r>
      <w:r w:rsidRPr="007A19CB">
        <w:rPr>
          <w:rFonts w:cstheme="minorHAnsi"/>
          <w:color w:val="000000" w:themeColor="text1"/>
          <w:sz w:val="24"/>
          <w:szCs w:val="24"/>
        </w:rPr>
        <w:tab/>
        <w:t>The Ceramic Sequence in the Chaco Canyon, New Mexico, and Its Relation to the Cultures of the San Juan Basin. Unpublished Ph.D. dissertation, Harvard University.</w:t>
      </w:r>
    </w:p>
    <w:p w14:paraId="1D58AA7E" w14:textId="77777777" w:rsidR="00765E44" w:rsidRDefault="00765E44" w:rsidP="00765E44">
      <w:pPr>
        <w:pStyle w:val="NoSpacing"/>
        <w:rPr>
          <w:rFonts w:cstheme="minorHAnsi"/>
          <w:color w:val="000000" w:themeColor="text1"/>
          <w:sz w:val="24"/>
          <w:szCs w:val="24"/>
          <w:shd w:val="clear" w:color="auto" w:fill="FFFFFF"/>
        </w:rPr>
      </w:pPr>
    </w:p>
    <w:p w14:paraId="2CC8650A" w14:textId="5C49FC15" w:rsidR="00765E44" w:rsidRPr="007A19CB" w:rsidRDefault="00765E44" w:rsidP="007A19CB">
      <w:pPr>
        <w:pStyle w:val="NoSpacing"/>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 xml:space="preserve">Roberts, John M., Jr., Barbara J. Mills, Jeffery J. Clark, W. Randall Haas Jr., Deborah L. </w:t>
      </w:r>
    </w:p>
    <w:p w14:paraId="1ED8FC9D" w14:textId="77777777" w:rsidR="00765E44" w:rsidRPr="007A19CB" w:rsidRDefault="00765E44">
      <w:pPr>
        <w:pStyle w:val="NoSpacing"/>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Huntley, and Meaghan A. Trowbridge</w:t>
      </w:r>
    </w:p>
    <w:p w14:paraId="055FCD8F" w14:textId="77777777" w:rsidR="00765E44" w:rsidRPr="007A19CB" w:rsidRDefault="00765E44" w:rsidP="007A19CB">
      <w:pPr>
        <w:pStyle w:val="NoSpacing"/>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2012</w:t>
      </w:r>
      <w:r w:rsidRPr="007A19CB">
        <w:rPr>
          <w:rFonts w:cstheme="minorHAnsi"/>
          <w:color w:val="000000" w:themeColor="text1"/>
          <w:sz w:val="24"/>
          <w:szCs w:val="24"/>
          <w:shd w:val="clear" w:color="auto" w:fill="FFFFFF"/>
        </w:rPr>
        <w:tab/>
        <w:t xml:space="preserve">A Method for Chronological Apportioning of Ceramic Assemblages. </w:t>
      </w:r>
      <w:r w:rsidRPr="007A19CB">
        <w:rPr>
          <w:rFonts w:cstheme="minorHAnsi"/>
          <w:i/>
          <w:color w:val="000000" w:themeColor="text1"/>
          <w:sz w:val="24"/>
          <w:szCs w:val="24"/>
          <w:shd w:val="clear" w:color="auto" w:fill="FFFFFF"/>
        </w:rPr>
        <w:t>Journal of Archaeological Science</w:t>
      </w:r>
      <w:r w:rsidRPr="007A19CB">
        <w:rPr>
          <w:rFonts w:cstheme="minorHAnsi"/>
          <w:color w:val="000000" w:themeColor="text1"/>
          <w:sz w:val="24"/>
          <w:szCs w:val="24"/>
          <w:shd w:val="clear" w:color="auto" w:fill="FFFFFF"/>
        </w:rPr>
        <w:t xml:space="preserve"> 39:1513–1520. </w:t>
      </w:r>
    </w:p>
    <w:p w14:paraId="475D951B" w14:textId="77777777" w:rsidR="00765E44" w:rsidRPr="007A19CB" w:rsidRDefault="00765E44" w:rsidP="007A19CB">
      <w:pPr>
        <w:pStyle w:val="NoSpacing"/>
        <w:rPr>
          <w:rFonts w:cstheme="minorHAnsi"/>
          <w:color w:val="000000" w:themeColor="text1"/>
          <w:sz w:val="24"/>
          <w:szCs w:val="24"/>
          <w:shd w:val="clear" w:color="auto" w:fill="FFFFFF"/>
        </w:rPr>
      </w:pPr>
    </w:p>
    <w:p w14:paraId="6C2E0273" w14:textId="77777777" w:rsidR="00765E44" w:rsidRPr="007A19CB" w:rsidRDefault="00765E44" w:rsidP="007A19CB">
      <w:pPr>
        <w:pStyle w:val="NoSpacing"/>
        <w:rPr>
          <w:rFonts w:cstheme="minorHAnsi"/>
          <w:color w:val="000000" w:themeColor="text1"/>
          <w:sz w:val="24"/>
          <w:szCs w:val="24"/>
          <w:shd w:val="clear" w:color="auto" w:fill="FFFFFF"/>
        </w:rPr>
      </w:pPr>
      <w:proofErr w:type="spellStart"/>
      <w:r w:rsidRPr="007A19CB">
        <w:rPr>
          <w:rFonts w:cstheme="minorHAnsi"/>
          <w:color w:val="000000" w:themeColor="text1"/>
          <w:sz w:val="24"/>
          <w:szCs w:val="24"/>
          <w:shd w:val="clear" w:color="auto" w:fill="FFFFFF"/>
        </w:rPr>
        <w:t>Saitta</w:t>
      </w:r>
      <w:proofErr w:type="spellEnd"/>
      <w:r w:rsidRPr="007A19CB">
        <w:rPr>
          <w:rFonts w:cstheme="minorHAnsi"/>
          <w:color w:val="000000" w:themeColor="text1"/>
          <w:sz w:val="24"/>
          <w:szCs w:val="24"/>
          <w:shd w:val="clear" w:color="auto" w:fill="FFFFFF"/>
        </w:rPr>
        <w:t>, Dean J., and Randall H. McGuire</w:t>
      </w:r>
    </w:p>
    <w:p w14:paraId="3C20E738" w14:textId="77777777" w:rsidR="00765E44" w:rsidRPr="007A19CB" w:rsidRDefault="00765E44" w:rsidP="007A19CB">
      <w:pPr>
        <w:pStyle w:val="NoSpacing"/>
        <w:rPr>
          <w:rFonts w:cstheme="minorHAnsi"/>
          <w:color w:val="000000" w:themeColor="text1"/>
          <w:sz w:val="24"/>
          <w:szCs w:val="24"/>
          <w:shd w:val="clear" w:color="auto" w:fill="FFFFFF"/>
        </w:rPr>
      </w:pPr>
      <w:r w:rsidRPr="007A19CB">
        <w:rPr>
          <w:rFonts w:cstheme="minorHAnsi"/>
          <w:color w:val="000000" w:themeColor="text1"/>
          <w:sz w:val="24"/>
          <w:szCs w:val="24"/>
          <w:shd w:val="clear" w:color="auto" w:fill="FFFFFF"/>
        </w:rPr>
        <w:t>1998</w:t>
      </w:r>
      <w:r w:rsidRPr="007A19CB">
        <w:rPr>
          <w:rFonts w:cstheme="minorHAnsi"/>
          <w:color w:val="000000" w:themeColor="text1"/>
          <w:sz w:val="24"/>
          <w:szCs w:val="24"/>
          <w:shd w:val="clear" w:color="auto" w:fill="FFFFFF"/>
        </w:rPr>
        <w:tab/>
        <w:t xml:space="preserve">Dialectics, </w:t>
      </w:r>
      <w:proofErr w:type="spellStart"/>
      <w:r w:rsidRPr="007A19CB">
        <w:rPr>
          <w:rFonts w:cstheme="minorHAnsi"/>
          <w:color w:val="000000" w:themeColor="text1"/>
          <w:sz w:val="24"/>
          <w:szCs w:val="24"/>
          <w:shd w:val="clear" w:color="auto" w:fill="FFFFFF"/>
        </w:rPr>
        <w:t>Heterarchy</w:t>
      </w:r>
      <w:proofErr w:type="spellEnd"/>
      <w:r w:rsidRPr="007A19CB">
        <w:rPr>
          <w:rFonts w:cstheme="minorHAnsi"/>
          <w:color w:val="000000" w:themeColor="text1"/>
          <w:sz w:val="24"/>
          <w:szCs w:val="24"/>
          <w:shd w:val="clear" w:color="auto" w:fill="FFFFFF"/>
        </w:rPr>
        <w:t xml:space="preserve">, and Western Pueblo Social Organization. </w:t>
      </w:r>
      <w:r w:rsidRPr="007A19CB">
        <w:rPr>
          <w:rFonts w:cstheme="minorHAnsi"/>
          <w:i/>
          <w:color w:val="000000" w:themeColor="text1"/>
          <w:sz w:val="24"/>
          <w:szCs w:val="24"/>
          <w:shd w:val="clear" w:color="auto" w:fill="FFFFFF"/>
        </w:rPr>
        <w:t>American Antiquity</w:t>
      </w:r>
      <w:r w:rsidRPr="007A19CB">
        <w:rPr>
          <w:rFonts w:cstheme="minorHAnsi"/>
          <w:color w:val="000000" w:themeColor="text1"/>
          <w:sz w:val="24"/>
          <w:szCs w:val="24"/>
          <w:shd w:val="clear" w:color="auto" w:fill="FFFFFF"/>
        </w:rPr>
        <w:t xml:space="preserve"> 63(2):334–336. </w:t>
      </w:r>
    </w:p>
    <w:p w14:paraId="5553297B" w14:textId="77777777" w:rsidR="00765E44" w:rsidRPr="007A19CB" w:rsidRDefault="00765E44" w:rsidP="007A19CB">
      <w:pPr>
        <w:spacing w:after="0" w:line="240" w:lineRule="auto"/>
        <w:outlineLvl w:val="4"/>
        <w:rPr>
          <w:rFonts w:cstheme="minorHAnsi"/>
          <w:color w:val="000000" w:themeColor="text1"/>
          <w:sz w:val="24"/>
          <w:szCs w:val="24"/>
        </w:rPr>
      </w:pPr>
    </w:p>
    <w:p w14:paraId="726B413A" w14:textId="77777777" w:rsidR="00765E44" w:rsidRPr="007A19CB" w:rsidRDefault="00765E44" w:rsidP="007A19CB">
      <w:pPr>
        <w:spacing w:after="0" w:line="240" w:lineRule="auto"/>
        <w:outlineLvl w:val="4"/>
        <w:rPr>
          <w:rFonts w:cstheme="minorHAnsi"/>
          <w:color w:val="000000" w:themeColor="text1"/>
          <w:sz w:val="24"/>
          <w:szCs w:val="24"/>
        </w:rPr>
      </w:pPr>
      <w:proofErr w:type="spellStart"/>
      <w:r w:rsidRPr="007A19CB">
        <w:rPr>
          <w:rFonts w:cstheme="minorHAnsi"/>
          <w:color w:val="000000" w:themeColor="text1"/>
          <w:sz w:val="24"/>
          <w:szCs w:val="24"/>
        </w:rPr>
        <w:t>Schortman</w:t>
      </w:r>
      <w:proofErr w:type="spellEnd"/>
      <w:r w:rsidRPr="007A19CB">
        <w:rPr>
          <w:rFonts w:cstheme="minorHAnsi"/>
          <w:color w:val="000000" w:themeColor="text1"/>
          <w:sz w:val="24"/>
          <w:szCs w:val="24"/>
        </w:rPr>
        <w:t xml:space="preserve">, Edward M., Patricia A. Urban, and Marne </w:t>
      </w:r>
      <w:proofErr w:type="spellStart"/>
      <w:r w:rsidRPr="007A19CB">
        <w:rPr>
          <w:rFonts w:cstheme="minorHAnsi"/>
          <w:color w:val="000000" w:themeColor="text1"/>
          <w:sz w:val="24"/>
          <w:szCs w:val="24"/>
        </w:rPr>
        <w:t>Ausec</w:t>
      </w:r>
      <w:proofErr w:type="spellEnd"/>
    </w:p>
    <w:p w14:paraId="17B23D57" w14:textId="77777777" w:rsidR="00765E44" w:rsidRPr="007A19CB" w:rsidRDefault="00765E44" w:rsidP="007A19CB">
      <w:pPr>
        <w:spacing w:after="0" w:line="240" w:lineRule="auto"/>
        <w:outlineLvl w:val="4"/>
        <w:rPr>
          <w:rFonts w:cstheme="minorHAnsi"/>
          <w:color w:val="000000" w:themeColor="text1"/>
          <w:sz w:val="24"/>
          <w:szCs w:val="24"/>
        </w:rPr>
      </w:pPr>
      <w:r w:rsidRPr="007A19CB">
        <w:rPr>
          <w:rFonts w:cstheme="minorHAnsi"/>
          <w:color w:val="000000" w:themeColor="text1"/>
          <w:sz w:val="24"/>
          <w:szCs w:val="24"/>
        </w:rPr>
        <w:t>2001</w:t>
      </w:r>
      <w:r w:rsidRPr="007A19CB">
        <w:rPr>
          <w:rFonts w:cstheme="minorHAnsi"/>
          <w:color w:val="000000" w:themeColor="text1"/>
          <w:sz w:val="24"/>
          <w:szCs w:val="24"/>
        </w:rPr>
        <w:tab/>
        <w:t xml:space="preserve">Politics </w:t>
      </w:r>
      <w:proofErr w:type="gramStart"/>
      <w:r w:rsidRPr="007A19CB">
        <w:rPr>
          <w:rFonts w:cstheme="minorHAnsi"/>
          <w:color w:val="000000" w:themeColor="text1"/>
          <w:sz w:val="24"/>
          <w:szCs w:val="24"/>
        </w:rPr>
        <w:t>With</w:t>
      </w:r>
      <w:proofErr w:type="gramEnd"/>
      <w:r w:rsidRPr="007A19CB">
        <w:rPr>
          <w:rFonts w:cstheme="minorHAnsi"/>
          <w:color w:val="000000" w:themeColor="text1"/>
          <w:sz w:val="24"/>
          <w:szCs w:val="24"/>
        </w:rPr>
        <w:t xml:space="preserve"> Style: Identity Formation in Prehispanic Southeastern Mesoamerica. </w:t>
      </w:r>
      <w:r w:rsidRPr="007A19CB">
        <w:rPr>
          <w:rFonts w:cstheme="minorHAnsi"/>
          <w:i/>
          <w:color w:val="000000" w:themeColor="text1"/>
          <w:sz w:val="24"/>
          <w:szCs w:val="24"/>
        </w:rPr>
        <w:t>American Anthropologist</w:t>
      </w:r>
      <w:r w:rsidRPr="007A19CB">
        <w:rPr>
          <w:rFonts w:cstheme="minorHAnsi"/>
          <w:color w:val="000000" w:themeColor="text1"/>
          <w:sz w:val="24"/>
          <w:szCs w:val="24"/>
        </w:rPr>
        <w:t xml:space="preserve"> 103(2):312–330.</w:t>
      </w:r>
    </w:p>
    <w:p w14:paraId="2BE80268" w14:textId="77777777" w:rsidR="00765E44" w:rsidRPr="007A19CB" w:rsidRDefault="00765E44" w:rsidP="007A19CB">
      <w:pPr>
        <w:spacing w:after="0" w:line="240" w:lineRule="auto"/>
        <w:outlineLvl w:val="4"/>
        <w:rPr>
          <w:rFonts w:cstheme="minorHAnsi"/>
          <w:color w:val="000000" w:themeColor="text1"/>
          <w:sz w:val="24"/>
          <w:szCs w:val="24"/>
        </w:rPr>
      </w:pPr>
    </w:p>
    <w:p w14:paraId="7EB11469" w14:textId="77777777" w:rsidR="00765E44" w:rsidRPr="007A19CB" w:rsidRDefault="00765E44" w:rsidP="007A19CB">
      <w:pPr>
        <w:spacing w:after="0" w:line="240" w:lineRule="auto"/>
        <w:outlineLvl w:val="4"/>
        <w:rPr>
          <w:rFonts w:cstheme="minorHAnsi"/>
          <w:color w:val="000000" w:themeColor="text1"/>
          <w:sz w:val="24"/>
          <w:szCs w:val="24"/>
        </w:rPr>
      </w:pPr>
      <w:r w:rsidRPr="007A19CB">
        <w:rPr>
          <w:rFonts w:cstheme="minorHAnsi"/>
          <w:color w:val="000000" w:themeColor="text1"/>
          <w:sz w:val="24"/>
          <w:szCs w:val="24"/>
        </w:rPr>
        <w:t xml:space="preserve">Thibodeau, Allyson M., John T. Chesley, Joaquin Ruiz, David J. Killick, and Arthur </w:t>
      </w:r>
      <w:proofErr w:type="spellStart"/>
      <w:r w:rsidRPr="007A19CB">
        <w:rPr>
          <w:rFonts w:cstheme="minorHAnsi"/>
          <w:color w:val="000000" w:themeColor="text1"/>
          <w:sz w:val="24"/>
          <w:szCs w:val="24"/>
        </w:rPr>
        <w:t>Vokes</w:t>
      </w:r>
      <w:proofErr w:type="spellEnd"/>
    </w:p>
    <w:p w14:paraId="6A690F08" w14:textId="77777777" w:rsidR="00765E44" w:rsidRPr="007A19CB" w:rsidRDefault="00765E44" w:rsidP="007A19CB">
      <w:pPr>
        <w:spacing w:after="0" w:line="240" w:lineRule="auto"/>
        <w:outlineLvl w:val="4"/>
        <w:rPr>
          <w:rFonts w:cstheme="minorHAnsi"/>
          <w:color w:val="000000" w:themeColor="text1"/>
          <w:sz w:val="24"/>
          <w:szCs w:val="24"/>
        </w:rPr>
      </w:pPr>
      <w:r w:rsidRPr="007A19CB">
        <w:rPr>
          <w:rFonts w:cstheme="minorHAnsi"/>
          <w:color w:val="000000" w:themeColor="text1"/>
          <w:sz w:val="24"/>
          <w:szCs w:val="24"/>
        </w:rPr>
        <w:t>2012</w:t>
      </w:r>
      <w:r w:rsidRPr="007A19CB">
        <w:rPr>
          <w:rFonts w:cstheme="minorHAnsi"/>
          <w:color w:val="000000" w:themeColor="text1"/>
          <w:sz w:val="24"/>
          <w:szCs w:val="24"/>
        </w:rPr>
        <w:tab/>
        <w:t xml:space="preserve">An Alternative Approach to the Prehispanic Turquoise Trade. In </w:t>
      </w:r>
      <w:r w:rsidRPr="007A19CB">
        <w:rPr>
          <w:rFonts w:cstheme="minorHAnsi"/>
          <w:i/>
          <w:color w:val="000000" w:themeColor="text1"/>
          <w:sz w:val="24"/>
          <w:szCs w:val="24"/>
        </w:rPr>
        <w:t>Turquoise in Mexico and North America: Science, Conservation, Culture, and Collections</w:t>
      </w:r>
      <w:r w:rsidRPr="007A19CB">
        <w:rPr>
          <w:rFonts w:cstheme="minorHAnsi"/>
          <w:color w:val="000000" w:themeColor="text1"/>
          <w:sz w:val="24"/>
          <w:szCs w:val="24"/>
        </w:rPr>
        <w:t>, edited by J. C. H. King, C. R. Cartwright, and C. McEwan, pp. 65–74. Archetype, London.</w:t>
      </w:r>
    </w:p>
    <w:p w14:paraId="5B728EBB"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54DA7A31" w14:textId="77777777" w:rsidR="00765E44" w:rsidRPr="007A19CB" w:rsidRDefault="00765E44">
      <w:pPr>
        <w:pStyle w:val="NormalWeb"/>
        <w:spacing w:before="0" w:beforeAutospacing="0" w:after="0" w:afterAutospacing="0"/>
        <w:rPr>
          <w:rFonts w:asciiTheme="minorHAnsi" w:hAnsiTheme="minorHAnsi" w:cstheme="minorHAnsi"/>
          <w:i/>
          <w:iCs/>
          <w:color w:val="000000" w:themeColor="text1"/>
        </w:rPr>
      </w:pPr>
      <w:r w:rsidRPr="007A19CB">
        <w:rPr>
          <w:rFonts w:asciiTheme="minorHAnsi" w:hAnsiTheme="minorHAnsi" w:cstheme="minorHAnsi"/>
          <w:color w:val="000000" w:themeColor="text1"/>
        </w:rPr>
        <w:t>Toll, H. Wolcott</w:t>
      </w:r>
      <w:r w:rsidRPr="007A19CB">
        <w:rPr>
          <w:rFonts w:asciiTheme="minorHAnsi" w:hAnsiTheme="minorHAnsi" w:cstheme="minorHAnsi"/>
          <w:color w:val="000000" w:themeColor="text1"/>
        </w:rPr>
        <w:br/>
        <w:t>1985</w:t>
      </w:r>
      <w:r w:rsidRPr="007A19CB">
        <w:rPr>
          <w:rFonts w:asciiTheme="minorHAnsi" w:hAnsiTheme="minorHAnsi" w:cstheme="minorHAnsi"/>
          <w:color w:val="000000" w:themeColor="text1"/>
        </w:rPr>
        <w:tab/>
      </w:r>
      <w:r w:rsidRPr="007A19CB">
        <w:rPr>
          <w:rFonts w:asciiTheme="minorHAnsi" w:hAnsiTheme="minorHAnsi" w:cstheme="minorHAnsi"/>
          <w:i/>
          <w:iCs/>
          <w:color w:val="000000" w:themeColor="text1"/>
        </w:rPr>
        <w:t xml:space="preserve">Pottery, Production, and Public Architecture and the Chaco Anasazi System. </w:t>
      </w:r>
    </w:p>
    <w:p w14:paraId="5C8E96F8"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 xml:space="preserve">Ph.D. dissertation, Department of Anthropology, University of Colorado, Boulder. University Microfilms, Ann Arbor. </w:t>
      </w:r>
    </w:p>
    <w:p w14:paraId="65429AE2"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473CB46E"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1990</w:t>
      </w:r>
      <w:r w:rsidRPr="007A19CB">
        <w:rPr>
          <w:rFonts w:asciiTheme="minorHAnsi" w:hAnsiTheme="minorHAnsi" w:cstheme="minorHAnsi"/>
          <w:color w:val="000000" w:themeColor="text1"/>
        </w:rPr>
        <w:tab/>
        <w:t xml:space="preserve">A Reassessment of Chaco Cylinder Jars. In </w:t>
      </w:r>
      <w:r w:rsidRPr="007A19CB">
        <w:rPr>
          <w:rFonts w:asciiTheme="minorHAnsi" w:hAnsiTheme="minorHAnsi" w:cstheme="minorHAnsi"/>
          <w:i/>
          <w:iCs/>
          <w:color w:val="000000" w:themeColor="text1"/>
        </w:rPr>
        <w:t xml:space="preserve">Clues to the Past: Papers in Honor of William Sundt, </w:t>
      </w:r>
      <w:r w:rsidRPr="007A19CB">
        <w:rPr>
          <w:rFonts w:asciiTheme="minorHAnsi" w:hAnsiTheme="minorHAnsi" w:cstheme="minorHAnsi"/>
          <w:color w:val="000000" w:themeColor="text1"/>
        </w:rPr>
        <w:t xml:space="preserve">edited by </w:t>
      </w:r>
      <w:proofErr w:type="spellStart"/>
      <w:r w:rsidRPr="007A19CB">
        <w:rPr>
          <w:rFonts w:asciiTheme="minorHAnsi" w:hAnsiTheme="minorHAnsi" w:cstheme="minorHAnsi"/>
          <w:color w:val="000000" w:themeColor="text1"/>
        </w:rPr>
        <w:t>Meliha</w:t>
      </w:r>
      <w:proofErr w:type="spellEnd"/>
      <w:r w:rsidRPr="007A19CB">
        <w:rPr>
          <w:rFonts w:asciiTheme="minorHAnsi" w:hAnsiTheme="minorHAnsi" w:cstheme="minorHAnsi"/>
          <w:color w:val="000000" w:themeColor="text1"/>
        </w:rPr>
        <w:t xml:space="preserve"> S. Duran and David T. Kirkpatrick, pp. 273–305. Archaeological Society of New Mexico Papers No. 16. Albuquerque. </w:t>
      </w:r>
    </w:p>
    <w:p w14:paraId="7EE2C21D"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5C3DD0CA"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Toll, H. Wolcott, and Peter J. McKenna</w:t>
      </w:r>
    </w:p>
    <w:p w14:paraId="4A7FB1C5" w14:textId="3B02DA25"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1997</w:t>
      </w:r>
      <w:r w:rsidRPr="007A19CB">
        <w:rPr>
          <w:rFonts w:asciiTheme="minorHAnsi" w:hAnsiTheme="minorHAnsi" w:cstheme="minorHAnsi"/>
          <w:color w:val="000000" w:themeColor="text1"/>
        </w:rPr>
        <w:tab/>
        <w:t xml:space="preserve">Chaco Ceramics. In </w:t>
      </w:r>
      <w:r w:rsidRPr="007A19CB">
        <w:rPr>
          <w:rFonts w:asciiTheme="minorHAnsi" w:hAnsiTheme="minorHAnsi" w:cstheme="minorHAnsi"/>
          <w:i/>
          <w:iCs/>
          <w:color w:val="000000" w:themeColor="text1"/>
        </w:rPr>
        <w:t>Ceramics, Lithics, and Ornaments of</w:t>
      </w:r>
      <w:r w:rsidR="009F57AC">
        <w:rPr>
          <w:rFonts w:asciiTheme="minorHAnsi" w:hAnsiTheme="minorHAnsi" w:cstheme="minorHAnsi"/>
          <w:i/>
          <w:iCs/>
          <w:color w:val="000000" w:themeColor="text1"/>
        </w:rPr>
        <w:t xml:space="preserve"> </w:t>
      </w:r>
      <w:r w:rsidRPr="007A19CB">
        <w:rPr>
          <w:rFonts w:asciiTheme="minorHAnsi" w:hAnsiTheme="minorHAnsi" w:cstheme="minorHAnsi"/>
          <w:i/>
          <w:iCs/>
          <w:color w:val="000000" w:themeColor="text1"/>
        </w:rPr>
        <w:t xml:space="preserve">Chaco Canyon, Vol. </w:t>
      </w:r>
      <w:r w:rsidRPr="007A19CB">
        <w:rPr>
          <w:rFonts w:asciiTheme="minorHAnsi" w:hAnsiTheme="minorHAnsi" w:cstheme="minorHAnsi"/>
          <w:color w:val="000000" w:themeColor="text1"/>
        </w:rPr>
        <w:t xml:space="preserve">1, edited by F. Joan </w:t>
      </w:r>
      <w:proofErr w:type="spellStart"/>
      <w:r w:rsidRPr="007A19CB">
        <w:rPr>
          <w:rFonts w:asciiTheme="minorHAnsi" w:hAnsiTheme="minorHAnsi" w:cstheme="minorHAnsi"/>
          <w:color w:val="000000" w:themeColor="text1"/>
        </w:rPr>
        <w:t>Mathien</w:t>
      </w:r>
      <w:proofErr w:type="spellEnd"/>
      <w:r w:rsidRPr="007A19CB">
        <w:rPr>
          <w:rFonts w:asciiTheme="minorHAnsi" w:hAnsiTheme="minorHAnsi" w:cstheme="minorHAnsi"/>
          <w:color w:val="000000" w:themeColor="text1"/>
        </w:rPr>
        <w:t>, pp. 17–215. Publications in Archeology 18G, Chaco Canyon Studies. National Park Service, Santa Fe.</w:t>
      </w:r>
    </w:p>
    <w:p w14:paraId="1FD3AAFC"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165345EA" w14:textId="77777777" w:rsidR="00765E44" w:rsidRPr="007A19CB" w:rsidRDefault="00765E44">
      <w:pPr>
        <w:pStyle w:val="NormalWeb"/>
        <w:spacing w:before="0" w:beforeAutospacing="0" w:after="0" w:afterAutospacing="0"/>
        <w:rPr>
          <w:rFonts w:asciiTheme="minorHAnsi" w:hAnsiTheme="minorHAnsi" w:cstheme="minorHAnsi"/>
          <w:i/>
          <w:iCs/>
          <w:color w:val="000000" w:themeColor="text1"/>
        </w:rPr>
      </w:pPr>
      <w:r w:rsidRPr="007A19CB">
        <w:rPr>
          <w:rFonts w:asciiTheme="minorHAnsi" w:hAnsiTheme="minorHAnsi" w:cstheme="minorHAnsi"/>
          <w:color w:val="000000" w:themeColor="text1"/>
        </w:rPr>
        <w:t>Toll, H. Wolcott, Eric Blinman, and C. Dean Wilson</w:t>
      </w:r>
      <w:r w:rsidRPr="007A19CB">
        <w:rPr>
          <w:rFonts w:asciiTheme="minorHAnsi" w:eastAsia="MingLiU" w:hAnsiTheme="minorHAnsi" w:cstheme="minorHAnsi"/>
          <w:color w:val="000000" w:themeColor="text1"/>
        </w:rPr>
        <w:br/>
      </w:r>
      <w:r w:rsidRPr="007A19CB">
        <w:rPr>
          <w:rFonts w:asciiTheme="minorHAnsi" w:hAnsiTheme="minorHAnsi" w:cstheme="minorHAnsi"/>
          <w:color w:val="000000" w:themeColor="text1"/>
        </w:rPr>
        <w:t>1992</w:t>
      </w:r>
      <w:r w:rsidRPr="007A19CB">
        <w:rPr>
          <w:rFonts w:asciiTheme="minorHAnsi" w:hAnsiTheme="minorHAnsi" w:cstheme="minorHAnsi"/>
          <w:color w:val="000000" w:themeColor="text1"/>
        </w:rPr>
        <w:tab/>
        <w:t xml:space="preserve">Chaco in the Context of Ceramic Regional Systems. In </w:t>
      </w:r>
      <w:r w:rsidRPr="007A19CB">
        <w:rPr>
          <w:rFonts w:asciiTheme="minorHAnsi" w:hAnsiTheme="minorHAnsi" w:cstheme="minorHAnsi"/>
          <w:i/>
          <w:iCs/>
          <w:color w:val="000000" w:themeColor="text1"/>
        </w:rPr>
        <w:t xml:space="preserve">Anasazi Regional </w:t>
      </w:r>
    </w:p>
    <w:p w14:paraId="13ADD69C"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i/>
          <w:iCs/>
          <w:color w:val="000000" w:themeColor="text1"/>
        </w:rPr>
        <w:t xml:space="preserve">Organization and the Chaco System, </w:t>
      </w:r>
      <w:r w:rsidRPr="007A19CB">
        <w:rPr>
          <w:rFonts w:asciiTheme="minorHAnsi" w:hAnsiTheme="minorHAnsi" w:cstheme="minorHAnsi"/>
          <w:color w:val="000000" w:themeColor="text1"/>
        </w:rPr>
        <w:t xml:space="preserve">edited by David E. </w:t>
      </w:r>
      <w:proofErr w:type="spellStart"/>
      <w:r w:rsidRPr="007A19CB">
        <w:rPr>
          <w:rFonts w:asciiTheme="minorHAnsi" w:hAnsiTheme="minorHAnsi" w:cstheme="minorHAnsi"/>
          <w:color w:val="000000" w:themeColor="text1"/>
        </w:rPr>
        <w:t>Doyel</w:t>
      </w:r>
      <w:proofErr w:type="spellEnd"/>
      <w:r w:rsidRPr="007A19CB">
        <w:rPr>
          <w:rFonts w:asciiTheme="minorHAnsi" w:hAnsiTheme="minorHAnsi" w:cstheme="minorHAnsi"/>
          <w:color w:val="000000" w:themeColor="text1"/>
        </w:rPr>
        <w:t>, pp. 147–157. Maxwell Museum of Anthropology Anthropological Papers No. 5. Albuquerque.</w:t>
      </w:r>
    </w:p>
    <w:p w14:paraId="0F0EE5C8"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4991EB98" w14:textId="77777777" w:rsidR="00765E44" w:rsidRPr="007A19CB" w:rsidRDefault="00765E44" w:rsidP="007A19CB">
      <w:pPr>
        <w:spacing w:after="0" w:line="240" w:lineRule="auto"/>
        <w:rPr>
          <w:rFonts w:cstheme="minorHAnsi"/>
          <w:bCs/>
          <w:color w:val="000000" w:themeColor="text1"/>
          <w:sz w:val="24"/>
          <w:szCs w:val="24"/>
        </w:rPr>
      </w:pPr>
      <w:r w:rsidRPr="007A19CB">
        <w:rPr>
          <w:rFonts w:cstheme="minorHAnsi"/>
          <w:bCs/>
          <w:color w:val="000000" w:themeColor="text1"/>
          <w:sz w:val="24"/>
          <w:szCs w:val="24"/>
        </w:rPr>
        <w:t>Wallace, Henry D.</w:t>
      </w:r>
    </w:p>
    <w:p w14:paraId="13111B78" w14:textId="1DE39E09" w:rsidR="00765E44" w:rsidRPr="0098183F" w:rsidRDefault="00765E44" w:rsidP="007A19CB">
      <w:pPr>
        <w:spacing w:after="0" w:line="240" w:lineRule="auto"/>
        <w:rPr>
          <w:rFonts w:cstheme="minorHAnsi"/>
          <w:bCs/>
          <w:color w:val="000000" w:themeColor="text1"/>
        </w:rPr>
      </w:pPr>
      <w:r w:rsidRPr="007A19CB">
        <w:rPr>
          <w:rFonts w:cstheme="minorHAnsi"/>
          <w:bCs/>
          <w:color w:val="000000" w:themeColor="text1"/>
          <w:sz w:val="24"/>
          <w:szCs w:val="24"/>
        </w:rPr>
        <w:t>2001</w:t>
      </w:r>
      <w:r w:rsidRPr="007A19CB">
        <w:rPr>
          <w:rFonts w:cstheme="minorHAnsi"/>
          <w:bCs/>
          <w:color w:val="000000" w:themeColor="text1"/>
          <w:sz w:val="24"/>
          <w:szCs w:val="24"/>
        </w:rPr>
        <w:tab/>
        <w:t xml:space="preserve">Time Seriation and Typological Refinement of the Middle Gila Buff Ware Sequence: </w:t>
      </w:r>
      <w:proofErr w:type="spellStart"/>
      <w:r w:rsidRPr="007A19CB">
        <w:rPr>
          <w:rFonts w:cstheme="minorHAnsi"/>
          <w:bCs/>
          <w:color w:val="000000" w:themeColor="text1"/>
          <w:sz w:val="24"/>
          <w:szCs w:val="24"/>
        </w:rPr>
        <w:t>Snaketown</w:t>
      </w:r>
      <w:proofErr w:type="spellEnd"/>
      <w:r w:rsidRPr="007A19CB">
        <w:rPr>
          <w:rFonts w:cstheme="minorHAnsi"/>
          <w:bCs/>
          <w:color w:val="000000" w:themeColor="text1"/>
          <w:sz w:val="24"/>
          <w:szCs w:val="24"/>
        </w:rPr>
        <w:t xml:space="preserve"> Through Soho Phases. In </w:t>
      </w:r>
      <w:proofErr w:type="spellStart"/>
      <w:r w:rsidRPr="007A19CB">
        <w:rPr>
          <w:rFonts w:cstheme="minorHAnsi"/>
          <w:bCs/>
          <w:i/>
          <w:iCs/>
          <w:color w:val="000000" w:themeColor="text1"/>
          <w:sz w:val="24"/>
          <w:szCs w:val="24"/>
        </w:rPr>
        <w:t>Grewe</w:t>
      </w:r>
      <w:proofErr w:type="spellEnd"/>
      <w:r w:rsidRPr="007A19CB">
        <w:rPr>
          <w:rFonts w:cstheme="minorHAnsi"/>
          <w:bCs/>
          <w:i/>
          <w:iCs/>
          <w:color w:val="000000" w:themeColor="text1"/>
          <w:sz w:val="24"/>
          <w:szCs w:val="24"/>
        </w:rPr>
        <w:t xml:space="preserve"> Archaeological Project: Vol. 2. Material Culture: Part I. Ceramic Studies</w:t>
      </w:r>
      <w:r w:rsidRPr="007A19CB">
        <w:rPr>
          <w:rFonts w:cstheme="minorHAnsi"/>
          <w:bCs/>
          <w:color w:val="000000" w:themeColor="text1"/>
          <w:sz w:val="24"/>
          <w:szCs w:val="24"/>
        </w:rPr>
        <w:t>, edited by David R. Abbott, pp. 177</w:t>
      </w:r>
      <w:r w:rsidRPr="007A19CB">
        <w:rPr>
          <w:rFonts w:cstheme="minorHAnsi"/>
          <w:color w:val="000000" w:themeColor="text1"/>
          <w:sz w:val="24"/>
          <w:szCs w:val="24"/>
          <w:shd w:val="clear" w:color="auto" w:fill="FFFFFF"/>
        </w:rPr>
        <w:t>–</w:t>
      </w:r>
      <w:r w:rsidRPr="007A19CB">
        <w:rPr>
          <w:rFonts w:cstheme="minorHAnsi"/>
          <w:bCs/>
          <w:color w:val="000000" w:themeColor="text1"/>
          <w:sz w:val="24"/>
          <w:szCs w:val="24"/>
        </w:rPr>
        <w:t>261. Anthropological Papers No. 99</w:t>
      </w:r>
      <w:r w:rsidRPr="007A19CB">
        <w:rPr>
          <w:rFonts w:cstheme="minorHAnsi"/>
          <w:color w:val="000000" w:themeColor="text1"/>
          <w:sz w:val="24"/>
          <w:szCs w:val="24"/>
          <w:shd w:val="clear" w:color="auto" w:fill="FFFFFF"/>
        </w:rPr>
        <w:t>–</w:t>
      </w:r>
      <w:r w:rsidRPr="007A19CB">
        <w:rPr>
          <w:rFonts w:cstheme="minorHAnsi"/>
          <w:bCs/>
          <w:color w:val="000000" w:themeColor="text1"/>
          <w:sz w:val="24"/>
          <w:szCs w:val="24"/>
        </w:rPr>
        <w:t>1. Northland Research, Inc., Flagstaff and Tempe, Arizona.</w:t>
      </w:r>
    </w:p>
    <w:p w14:paraId="7BB8E4D3" w14:textId="77777777" w:rsidR="00765E44" w:rsidRDefault="00765E44" w:rsidP="00765E44">
      <w:pPr>
        <w:pStyle w:val="NormalWeb"/>
        <w:spacing w:before="0" w:beforeAutospacing="0" w:after="0" w:afterAutospacing="0"/>
        <w:rPr>
          <w:rFonts w:asciiTheme="minorHAnsi" w:hAnsiTheme="minorHAnsi" w:cstheme="minorHAnsi"/>
          <w:color w:val="000000" w:themeColor="text1"/>
          <w:shd w:val="clear" w:color="auto" w:fill="FFFFFF"/>
        </w:rPr>
      </w:pPr>
    </w:p>
    <w:p w14:paraId="1257948D" w14:textId="6D9156B9" w:rsidR="00765E44" w:rsidRPr="007A19CB" w:rsidRDefault="00765E44" w:rsidP="007A19CB">
      <w:pPr>
        <w:pStyle w:val="NormalWeb"/>
        <w:spacing w:before="0" w:beforeAutospacing="0" w:after="0" w:afterAutospacing="0"/>
        <w:rPr>
          <w:rFonts w:asciiTheme="minorHAnsi" w:hAnsiTheme="minorHAnsi" w:cstheme="minorHAnsi"/>
          <w:color w:val="000000" w:themeColor="text1"/>
          <w:shd w:val="clear" w:color="auto" w:fill="FFFFFF"/>
        </w:rPr>
      </w:pPr>
      <w:r w:rsidRPr="007A19CB">
        <w:rPr>
          <w:rFonts w:asciiTheme="minorHAnsi" w:hAnsiTheme="minorHAnsi" w:cstheme="minorHAnsi"/>
          <w:color w:val="000000" w:themeColor="text1"/>
          <w:shd w:val="clear" w:color="auto" w:fill="FFFFFF"/>
        </w:rPr>
        <w:t>Ware, John A.</w:t>
      </w:r>
    </w:p>
    <w:p w14:paraId="44EAA36A"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shd w:val="clear" w:color="auto" w:fill="FFFFFF"/>
        </w:rPr>
        <w:t>2014</w:t>
      </w:r>
      <w:r w:rsidRPr="007A19CB">
        <w:rPr>
          <w:rFonts w:asciiTheme="minorHAnsi" w:hAnsiTheme="minorHAnsi" w:cstheme="minorHAnsi"/>
          <w:color w:val="000000" w:themeColor="text1"/>
          <w:shd w:val="clear" w:color="auto" w:fill="FFFFFF"/>
        </w:rPr>
        <w:tab/>
      </w:r>
      <w:r w:rsidRPr="007A19CB">
        <w:rPr>
          <w:rFonts w:asciiTheme="minorHAnsi" w:hAnsiTheme="minorHAnsi" w:cstheme="minorHAnsi"/>
          <w:i/>
          <w:color w:val="000000" w:themeColor="text1"/>
          <w:shd w:val="clear" w:color="auto" w:fill="FFFFFF"/>
        </w:rPr>
        <w:t>A Pueblo Social History: Kinship, Sodality, and Community in the Northern Southwest</w:t>
      </w:r>
      <w:r w:rsidRPr="007A19CB">
        <w:rPr>
          <w:rFonts w:asciiTheme="minorHAnsi" w:hAnsiTheme="minorHAnsi" w:cstheme="minorHAnsi"/>
          <w:color w:val="000000" w:themeColor="text1"/>
          <w:shd w:val="clear" w:color="auto" w:fill="FFFFFF"/>
        </w:rPr>
        <w:t xml:space="preserve">. School for Advanced Research Press, Santa Fe. </w:t>
      </w:r>
    </w:p>
    <w:p w14:paraId="788BEA34"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2AA4BEC9" w14:textId="77777777" w:rsidR="00765E44" w:rsidRPr="007A19CB" w:rsidRDefault="00765E44">
      <w:pPr>
        <w:pStyle w:val="NormalWeb"/>
        <w:spacing w:before="0" w:beforeAutospacing="0" w:after="0" w:afterAutospacing="0"/>
        <w:rPr>
          <w:rFonts w:asciiTheme="minorHAnsi" w:hAnsiTheme="minorHAnsi" w:cstheme="minorHAnsi"/>
          <w:color w:val="000000" w:themeColor="text1"/>
          <w:shd w:val="clear" w:color="auto" w:fill="FFFFFF"/>
        </w:rPr>
      </w:pPr>
      <w:r w:rsidRPr="007A19CB">
        <w:rPr>
          <w:rFonts w:asciiTheme="minorHAnsi" w:hAnsiTheme="minorHAnsi" w:cstheme="minorHAnsi"/>
          <w:color w:val="000000" w:themeColor="text1"/>
          <w:shd w:val="clear" w:color="auto" w:fill="FFFFFF"/>
        </w:rPr>
        <w:t>Warren, A. Helene</w:t>
      </w:r>
    </w:p>
    <w:p w14:paraId="0D37DC18"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shd w:val="clear" w:color="auto" w:fill="FFFFFF"/>
        </w:rPr>
        <w:t>1976</w:t>
      </w:r>
      <w:r w:rsidRPr="007A19CB">
        <w:rPr>
          <w:rFonts w:asciiTheme="minorHAnsi" w:hAnsiTheme="minorHAnsi" w:cstheme="minorHAnsi"/>
          <w:color w:val="000000" w:themeColor="text1"/>
          <w:shd w:val="clear" w:color="auto" w:fill="FFFFFF"/>
        </w:rPr>
        <w:tab/>
      </w:r>
      <w:r w:rsidRPr="007A19CB">
        <w:rPr>
          <w:rFonts w:asciiTheme="minorHAnsi" w:hAnsiTheme="minorHAnsi" w:cstheme="minorHAnsi"/>
          <w:i/>
          <w:color w:val="000000" w:themeColor="text1"/>
          <w:shd w:val="clear" w:color="auto" w:fill="FFFFFF"/>
        </w:rPr>
        <w:t>Technological Studies of the Pottery of Chaco Canyon.</w:t>
      </w:r>
      <w:r w:rsidRPr="007A19CB">
        <w:rPr>
          <w:rFonts w:asciiTheme="minorHAnsi" w:hAnsiTheme="minorHAnsi" w:cstheme="minorHAnsi"/>
          <w:color w:val="000000" w:themeColor="text1"/>
          <w:shd w:val="clear" w:color="auto" w:fill="FFFFFF"/>
        </w:rPr>
        <w:t> </w:t>
      </w:r>
      <w:r w:rsidRPr="007A19CB">
        <w:rPr>
          <w:rFonts w:asciiTheme="minorHAnsi" w:hAnsiTheme="minorHAnsi" w:cstheme="minorHAnsi"/>
          <w:iCs/>
          <w:color w:val="000000" w:themeColor="text1"/>
          <w:shd w:val="clear" w:color="auto" w:fill="FFFFFF"/>
        </w:rPr>
        <w:t>Manuscript on file at the Chaco Center, National Park Service, University of New Mexico, Albuquerque</w:t>
      </w:r>
      <w:r w:rsidRPr="007A19CB">
        <w:rPr>
          <w:rFonts w:asciiTheme="minorHAnsi" w:hAnsiTheme="minorHAnsi" w:cstheme="minorHAnsi"/>
          <w:color w:val="000000" w:themeColor="text1"/>
          <w:shd w:val="clear" w:color="auto" w:fill="FFFFFF"/>
        </w:rPr>
        <w:t>.</w:t>
      </w:r>
    </w:p>
    <w:p w14:paraId="33034B9A"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20782658"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Washburn, Dorothy K.</w:t>
      </w:r>
    </w:p>
    <w:p w14:paraId="3C63B7D0" w14:textId="77777777"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2011</w:t>
      </w:r>
      <w:r w:rsidRPr="007A19CB">
        <w:rPr>
          <w:rFonts w:asciiTheme="minorHAnsi" w:hAnsiTheme="minorHAnsi" w:cstheme="minorHAnsi"/>
          <w:color w:val="000000" w:themeColor="text1"/>
        </w:rPr>
        <w:tab/>
        <w:t xml:space="preserve">Pattern Symmetries of the Chaco Phenomenon. </w:t>
      </w:r>
      <w:r w:rsidRPr="007A19CB">
        <w:rPr>
          <w:rFonts w:asciiTheme="minorHAnsi" w:hAnsiTheme="minorHAnsi" w:cstheme="minorHAnsi"/>
          <w:i/>
          <w:color w:val="000000" w:themeColor="text1"/>
        </w:rPr>
        <w:t>American Antiquity</w:t>
      </w:r>
      <w:r w:rsidRPr="007A19CB">
        <w:rPr>
          <w:rFonts w:asciiTheme="minorHAnsi" w:hAnsiTheme="minorHAnsi" w:cstheme="minorHAnsi"/>
          <w:color w:val="000000" w:themeColor="text1"/>
        </w:rPr>
        <w:t>76(2):25–284.</w:t>
      </w:r>
    </w:p>
    <w:p w14:paraId="588F8918"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p>
    <w:p w14:paraId="158B3217" w14:textId="77777777" w:rsidR="00765E44" w:rsidRPr="007A19CB" w:rsidRDefault="00765E44">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 xml:space="preserve">Washburn, Dorothy K., and Lori Stephens Reed </w:t>
      </w:r>
    </w:p>
    <w:p w14:paraId="36A0E29A" w14:textId="77777777" w:rsidR="00765E44"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2011</w:t>
      </w:r>
      <w:r w:rsidRPr="007A19CB">
        <w:rPr>
          <w:rFonts w:asciiTheme="minorHAnsi" w:hAnsiTheme="minorHAnsi" w:cstheme="minorHAnsi"/>
          <w:color w:val="000000" w:themeColor="text1"/>
        </w:rPr>
        <w:tab/>
        <w:t xml:space="preserve">A Design and Technological Study of Hatched Ceramics: Tracking Chacoan Migrants in the Middle San Juan. </w:t>
      </w:r>
      <w:r w:rsidRPr="007A19CB">
        <w:rPr>
          <w:rFonts w:asciiTheme="minorHAnsi" w:hAnsiTheme="minorHAnsi" w:cstheme="minorHAnsi"/>
          <w:i/>
          <w:iCs/>
          <w:color w:val="000000" w:themeColor="text1"/>
        </w:rPr>
        <w:t xml:space="preserve">Kiva </w:t>
      </w:r>
      <w:r w:rsidRPr="007A19CB">
        <w:rPr>
          <w:rFonts w:asciiTheme="minorHAnsi" w:hAnsiTheme="minorHAnsi" w:cstheme="minorHAnsi"/>
          <w:color w:val="000000" w:themeColor="text1"/>
        </w:rPr>
        <w:t>77(2):173–202.</w:t>
      </w:r>
    </w:p>
    <w:p w14:paraId="14104D06" w14:textId="77777777" w:rsidR="00765E44" w:rsidRDefault="00765E44" w:rsidP="007A19CB">
      <w:pPr>
        <w:pStyle w:val="NormalWeb"/>
        <w:spacing w:before="0" w:beforeAutospacing="0" w:after="0" w:afterAutospacing="0"/>
        <w:rPr>
          <w:rFonts w:asciiTheme="minorHAnsi" w:hAnsiTheme="minorHAnsi" w:cstheme="minorHAnsi"/>
          <w:color w:val="000000" w:themeColor="text1"/>
        </w:rPr>
      </w:pPr>
    </w:p>
    <w:p w14:paraId="13672A98" w14:textId="5521FDBE" w:rsidR="00765E44" w:rsidRPr="007A19CB" w:rsidRDefault="00765E44" w:rsidP="007A19CB">
      <w:pPr>
        <w:pStyle w:val="NormalWeb"/>
        <w:spacing w:before="0" w:beforeAutospacing="0" w:after="0" w:afterAutospacing="0"/>
        <w:rPr>
          <w:rFonts w:asciiTheme="minorHAnsi" w:hAnsiTheme="minorHAnsi" w:cstheme="minorHAnsi"/>
          <w:color w:val="000000" w:themeColor="text1"/>
        </w:rPr>
      </w:pPr>
      <w:r w:rsidRPr="007A19CB">
        <w:rPr>
          <w:rFonts w:asciiTheme="minorHAnsi" w:hAnsiTheme="minorHAnsi" w:cstheme="minorHAnsi"/>
          <w:color w:val="000000" w:themeColor="text1"/>
        </w:rPr>
        <w:t xml:space="preserve">Watson, Adam S., Stephen </w:t>
      </w:r>
      <w:proofErr w:type="spellStart"/>
      <w:r w:rsidRPr="007A19CB">
        <w:rPr>
          <w:rFonts w:asciiTheme="minorHAnsi" w:hAnsiTheme="minorHAnsi" w:cstheme="minorHAnsi"/>
          <w:color w:val="000000" w:themeColor="text1"/>
        </w:rPr>
        <w:t>Plog</w:t>
      </w:r>
      <w:proofErr w:type="spellEnd"/>
      <w:r w:rsidRPr="007A19CB">
        <w:rPr>
          <w:rFonts w:asciiTheme="minorHAnsi" w:hAnsiTheme="minorHAnsi" w:cstheme="minorHAnsi"/>
          <w:color w:val="000000" w:themeColor="text1"/>
        </w:rPr>
        <w:t xml:space="preserve">, B. J. Culleton, Patricia A. Gilman, Steven A. LeBlanc, Peter M. </w:t>
      </w:r>
      <w:proofErr w:type="spellStart"/>
      <w:r w:rsidRPr="007A19CB">
        <w:rPr>
          <w:rFonts w:asciiTheme="minorHAnsi" w:hAnsiTheme="minorHAnsi" w:cstheme="minorHAnsi"/>
          <w:color w:val="000000" w:themeColor="text1"/>
        </w:rPr>
        <w:t>Whiteley</w:t>
      </w:r>
      <w:proofErr w:type="spellEnd"/>
      <w:r w:rsidRPr="007A19CB">
        <w:rPr>
          <w:rFonts w:asciiTheme="minorHAnsi" w:hAnsiTheme="minorHAnsi" w:cstheme="minorHAnsi"/>
          <w:color w:val="000000" w:themeColor="text1"/>
        </w:rPr>
        <w:t xml:space="preserve">, S. </w:t>
      </w:r>
      <w:proofErr w:type="spellStart"/>
      <w:r w:rsidRPr="007A19CB">
        <w:rPr>
          <w:rFonts w:asciiTheme="minorHAnsi" w:hAnsiTheme="minorHAnsi" w:cstheme="minorHAnsi"/>
          <w:color w:val="000000" w:themeColor="text1"/>
        </w:rPr>
        <w:t>Claramunt</w:t>
      </w:r>
      <w:proofErr w:type="spellEnd"/>
      <w:r w:rsidRPr="007A19CB">
        <w:rPr>
          <w:rFonts w:asciiTheme="minorHAnsi" w:hAnsiTheme="minorHAnsi" w:cstheme="minorHAnsi"/>
          <w:color w:val="000000" w:themeColor="text1"/>
        </w:rPr>
        <w:t>, and Douglas J. Kennett</w:t>
      </w:r>
    </w:p>
    <w:p w14:paraId="0FADCD5A" w14:textId="77777777" w:rsidR="00765E44"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2015</w:t>
      </w:r>
      <w:r w:rsidRPr="007A19CB">
        <w:rPr>
          <w:rFonts w:cstheme="minorHAnsi"/>
          <w:color w:val="000000" w:themeColor="text1"/>
          <w:sz w:val="24"/>
          <w:szCs w:val="24"/>
        </w:rPr>
        <w:tab/>
        <w:t xml:space="preserve">Early Procurement of Scarlet Macaws and the Emergence of Social Complexity in Chaco Canyon, NM. </w:t>
      </w:r>
      <w:r w:rsidRPr="007A19CB">
        <w:rPr>
          <w:rFonts w:cstheme="minorHAnsi"/>
          <w:i/>
          <w:color w:val="000000" w:themeColor="text1"/>
          <w:sz w:val="24"/>
          <w:szCs w:val="24"/>
        </w:rPr>
        <w:t xml:space="preserve">Proceedings of the National Academy of Sciences USA </w:t>
      </w:r>
      <w:r w:rsidRPr="007A19CB">
        <w:rPr>
          <w:rFonts w:cstheme="minorHAnsi"/>
          <w:color w:val="000000" w:themeColor="text1"/>
          <w:sz w:val="24"/>
          <w:szCs w:val="24"/>
        </w:rPr>
        <w:t>112(27):8238–8243.</w:t>
      </w:r>
    </w:p>
    <w:p w14:paraId="58DA9E60" w14:textId="77777777" w:rsidR="00765E44" w:rsidRDefault="00765E44" w:rsidP="00765E44">
      <w:pPr>
        <w:widowControl w:val="0"/>
        <w:autoSpaceDE w:val="0"/>
        <w:autoSpaceDN w:val="0"/>
        <w:adjustRightInd w:val="0"/>
        <w:spacing w:after="0" w:line="240" w:lineRule="auto"/>
        <w:rPr>
          <w:rFonts w:cstheme="minorHAnsi"/>
          <w:color w:val="000000" w:themeColor="text1"/>
          <w:sz w:val="24"/>
          <w:szCs w:val="24"/>
        </w:rPr>
      </w:pPr>
    </w:p>
    <w:p w14:paraId="1BEFDA03" w14:textId="7F2F68F6"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proofErr w:type="spellStart"/>
      <w:r w:rsidRPr="007A19CB">
        <w:rPr>
          <w:rFonts w:cstheme="minorHAnsi"/>
          <w:color w:val="000000" w:themeColor="text1"/>
          <w:sz w:val="24"/>
          <w:szCs w:val="24"/>
        </w:rPr>
        <w:t>Windes</w:t>
      </w:r>
      <w:proofErr w:type="spellEnd"/>
      <w:r w:rsidRPr="007A19CB">
        <w:rPr>
          <w:rFonts w:cstheme="minorHAnsi"/>
          <w:color w:val="000000" w:themeColor="text1"/>
          <w:sz w:val="24"/>
          <w:szCs w:val="24"/>
        </w:rPr>
        <w:t>, Thomas C.</w:t>
      </w:r>
    </w:p>
    <w:p w14:paraId="5B8B6DB2" w14:textId="77777777" w:rsidR="00765E44" w:rsidRPr="007A19CB" w:rsidRDefault="00765E44" w:rsidP="007A19CB">
      <w:pPr>
        <w:widowControl w:val="0"/>
        <w:autoSpaceDE w:val="0"/>
        <w:autoSpaceDN w:val="0"/>
        <w:adjustRightInd w:val="0"/>
        <w:spacing w:after="0" w:line="240" w:lineRule="auto"/>
        <w:rPr>
          <w:rFonts w:cstheme="minorHAnsi"/>
          <w:color w:val="000000" w:themeColor="text1"/>
          <w:sz w:val="24"/>
          <w:szCs w:val="24"/>
        </w:rPr>
      </w:pPr>
      <w:r w:rsidRPr="007A19CB">
        <w:rPr>
          <w:rFonts w:cstheme="minorHAnsi"/>
          <w:color w:val="000000" w:themeColor="text1"/>
          <w:sz w:val="24"/>
          <w:szCs w:val="24"/>
        </w:rPr>
        <w:t>1977</w:t>
      </w:r>
      <w:r w:rsidRPr="007A19CB">
        <w:rPr>
          <w:rFonts w:cstheme="minorHAnsi"/>
          <w:color w:val="000000" w:themeColor="text1"/>
          <w:sz w:val="24"/>
          <w:szCs w:val="24"/>
        </w:rPr>
        <w:tab/>
        <w:t xml:space="preserve">Typology and Technology of Anasazi Ceramics. In </w:t>
      </w:r>
      <w:r w:rsidRPr="007A19CB">
        <w:rPr>
          <w:rFonts w:cstheme="minorHAnsi"/>
          <w:i/>
          <w:color w:val="000000" w:themeColor="text1"/>
          <w:sz w:val="24"/>
          <w:szCs w:val="24"/>
        </w:rPr>
        <w:t>Settlement and Subsistence Along the Lower Chaco River</w:t>
      </w:r>
      <w:r w:rsidRPr="007A19CB">
        <w:rPr>
          <w:rFonts w:cstheme="minorHAnsi"/>
          <w:color w:val="000000" w:themeColor="text1"/>
          <w:sz w:val="24"/>
          <w:szCs w:val="24"/>
        </w:rPr>
        <w:t xml:space="preserve">, edited by Charles A. </w:t>
      </w:r>
      <w:proofErr w:type="spellStart"/>
      <w:r w:rsidRPr="007A19CB">
        <w:rPr>
          <w:rFonts w:cstheme="minorHAnsi"/>
          <w:color w:val="000000" w:themeColor="text1"/>
          <w:sz w:val="24"/>
          <w:szCs w:val="24"/>
        </w:rPr>
        <w:t>Reher</w:t>
      </w:r>
      <w:proofErr w:type="spellEnd"/>
      <w:r w:rsidRPr="007A19CB">
        <w:rPr>
          <w:rFonts w:cstheme="minorHAnsi"/>
          <w:color w:val="000000" w:themeColor="text1"/>
          <w:sz w:val="24"/>
          <w:szCs w:val="24"/>
        </w:rPr>
        <w:t>, pp. 270</w:t>
      </w:r>
      <w:r w:rsidRPr="007A19CB">
        <w:rPr>
          <w:rFonts w:cstheme="minorHAnsi"/>
          <w:color w:val="000000" w:themeColor="text1"/>
          <w:sz w:val="24"/>
          <w:szCs w:val="24"/>
          <w:shd w:val="clear" w:color="auto" w:fill="FFFFFF"/>
        </w:rPr>
        <w:t>–</w:t>
      </w:r>
      <w:r w:rsidRPr="007A19CB">
        <w:rPr>
          <w:rFonts w:cstheme="minorHAnsi"/>
          <w:color w:val="000000" w:themeColor="text1"/>
          <w:sz w:val="24"/>
          <w:szCs w:val="24"/>
        </w:rPr>
        <w:t>369. University of New Mexico Press, Albuquerque.</w:t>
      </w:r>
    </w:p>
    <w:p w14:paraId="4C5A7182" w14:textId="77777777" w:rsidR="00765E44" w:rsidRPr="007A19CB" w:rsidRDefault="00765E44" w:rsidP="007A19CB">
      <w:pPr>
        <w:pStyle w:val="NoSpacing"/>
        <w:rPr>
          <w:rFonts w:cstheme="minorHAnsi"/>
          <w:sz w:val="24"/>
          <w:szCs w:val="24"/>
        </w:rPr>
      </w:pPr>
    </w:p>
    <w:p w14:paraId="4101652C" w14:textId="3C92F5F8" w:rsidR="002F2DE9" w:rsidRPr="007A19CB" w:rsidRDefault="002F2DE9" w:rsidP="007A19CB">
      <w:pPr>
        <w:spacing w:after="0" w:line="240" w:lineRule="auto"/>
        <w:rPr>
          <w:rFonts w:cstheme="minorHAnsi"/>
          <w:sz w:val="24"/>
          <w:szCs w:val="24"/>
        </w:rPr>
      </w:pPr>
    </w:p>
    <w:p w14:paraId="4B99056E" w14:textId="77777777" w:rsidR="00A448E4" w:rsidRPr="007A19CB" w:rsidRDefault="00A448E4">
      <w:pPr>
        <w:pStyle w:val="NoSpacing"/>
        <w:rPr>
          <w:rFonts w:cstheme="minorHAnsi"/>
          <w:sz w:val="24"/>
          <w:szCs w:val="24"/>
        </w:rPr>
      </w:pPr>
    </w:p>
    <w:p w14:paraId="1299C43A" w14:textId="77777777" w:rsidR="00F95768" w:rsidRPr="007A19CB" w:rsidRDefault="00F95768">
      <w:pPr>
        <w:pStyle w:val="NoSpacing"/>
        <w:rPr>
          <w:rFonts w:cstheme="minorHAnsi"/>
          <w:sz w:val="24"/>
          <w:szCs w:val="24"/>
        </w:rPr>
      </w:pPr>
    </w:p>
    <w:sectPr w:rsidR="00F95768" w:rsidRPr="007A19CB" w:rsidSect="00B229A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tthew Peeples" w:date="2020-10-20T11:40:00Z" w:initials="MP">
    <w:p w14:paraId="3A297DA4" w14:textId="41BC1F34" w:rsidR="0007473B" w:rsidRDefault="0007473B">
      <w:pPr>
        <w:pStyle w:val="CommentText"/>
      </w:pPr>
      <w:r>
        <w:rPr>
          <w:rStyle w:val="CommentReference"/>
        </w:rPr>
        <w:annotationRef/>
      </w:r>
      <w:r>
        <w:t xml:space="preserve">Should we add a citation to the </w:t>
      </w:r>
      <w:proofErr w:type="spellStart"/>
      <w:r>
        <w:t>Plog</w:t>
      </w:r>
      <w:proofErr w:type="spellEnd"/>
      <w:r>
        <w:t xml:space="preserve"> PNAS article here?</w:t>
      </w:r>
    </w:p>
  </w:comment>
  <w:comment w:id="3" w:author="Matthew Peeples" w:date="2020-10-20T11:44:00Z" w:initials="MP">
    <w:p w14:paraId="5DA3AE6E" w14:textId="0025CCD3" w:rsidR="0007473B" w:rsidRDefault="0007473B">
      <w:pPr>
        <w:pStyle w:val="CommentText"/>
      </w:pPr>
      <w:r>
        <w:rPr>
          <w:rStyle w:val="CommentReference"/>
        </w:rPr>
        <w:annotationRef/>
      </w:r>
      <w:r>
        <w:t xml:space="preserve">This is also discussed in the “Networks of Power in Archaeology” annual review by </w:t>
      </w:r>
      <w:proofErr w:type="spellStart"/>
      <w:r>
        <w:t>Schortman</w:t>
      </w:r>
      <w:proofErr w:type="spellEnd"/>
      <w:r>
        <w:t xml:space="preserve"> and perhaps worth citing here: </w:t>
      </w:r>
      <w:r w:rsidRPr="0007473B">
        <w:t>https://www-annualreviews-org.ezproxy1.lib.asu.edu/doi/pdf/10.1146/annurev-anthro-102313-025901</w:t>
      </w:r>
    </w:p>
  </w:comment>
  <w:comment w:id="4" w:author="Matthew Peeples" w:date="2020-10-20T11:47:00Z" w:initials="MP">
    <w:p w14:paraId="15755700" w14:textId="7DAAF9A2" w:rsidR="0007473B" w:rsidRDefault="0007473B">
      <w:pPr>
        <w:pStyle w:val="CommentText"/>
      </w:pPr>
      <w:r>
        <w:rPr>
          <w:rStyle w:val="CommentReference"/>
        </w:rPr>
        <w:annotationRef/>
      </w:r>
      <w:r>
        <w:t xml:space="preserve">I think you also need to briefly discuss </w:t>
      </w:r>
      <w:proofErr w:type="spellStart"/>
      <w:r>
        <w:t>Neitzel’s</w:t>
      </w:r>
      <w:proofErr w:type="spellEnd"/>
      <w:r>
        <w:t xml:space="preserve"> sourcing work: </w:t>
      </w:r>
      <w:hyperlink r:id="rId1" w:history="1">
        <w:r w:rsidRPr="009636DA">
          <w:rPr>
            <w:rStyle w:val="Hyperlink"/>
          </w:rPr>
          <w:t>https://www.researchgate.net/publication/236850280_Chaco_and_the_production_and_exchange_of_Dogoszhi-style_pottery</w:t>
        </w:r>
      </w:hyperlink>
    </w:p>
    <w:p w14:paraId="2AE5E60A" w14:textId="3D040092" w:rsidR="0007473B" w:rsidRDefault="0007473B">
      <w:pPr>
        <w:pStyle w:val="CommentText"/>
      </w:pPr>
    </w:p>
    <w:p w14:paraId="5D96AF7D" w14:textId="0DD50D62" w:rsidR="009B3CFE" w:rsidRDefault="009B3CFE">
      <w:pPr>
        <w:pStyle w:val="CommentText"/>
      </w:pPr>
      <w:r>
        <w:t>In general, results were somewhat equivocal partly due to the similarities in geology across the San Juan Basin but the results suggested that Dogoszhi style ceramics were produced in many areas and the boundaries between production zones and distribution were gradational rather than well-defined. This is an argument against elite control of production.</w:t>
      </w:r>
    </w:p>
    <w:p w14:paraId="72358527" w14:textId="77777777" w:rsidR="009B3CFE" w:rsidRDefault="009B3CFE">
      <w:pPr>
        <w:pStyle w:val="CommentText"/>
      </w:pPr>
    </w:p>
    <w:p w14:paraId="3F563AB2" w14:textId="2337B34A" w:rsidR="0007473B" w:rsidRDefault="0007473B">
      <w:pPr>
        <w:pStyle w:val="CommentText"/>
      </w:pPr>
    </w:p>
  </w:comment>
  <w:comment w:id="5" w:author="Matthew Peeples" w:date="2020-10-20T11:51:00Z" w:initials="MP">
    <w:p w14:paraId="1AB8E535" w14:textId="7E1D16E3" w:rsidR="009B3CFE" w:rsidRDefault="009B3CFE">
      <w:pPr>
        <w:pStyle w:val="CommentText"/>
      </w:pPr>
      <w:r>
        <w:rPr>
          <w:rStyle w:val="CommentReference"/>
        </w:rPr>
        <w:annotationRef/>
      </w:r>
      <w:r>
        <w:t xml:space="preserve">Were these analyses not done using the new approach in Mills et al. 2018? It’s been a while so we may have still been using </w:t>
      </w:r>
      <w:proofErr w:type="gramStart"/>
      <w:r>
        <w:t>Roberts</w:t>
      </w:r>
      <w:proofErr w:type="gramEnd"/>
      <w:r>
        <w:t xml:space="preserve"> but I just wanted to confirm.</w:t>
      </w:r>
    </w:p>
  </w:comment>
  <w:comment w:id="6" w:author="Matthew Peeples" w:date="2020-10-21T11:00:00Z" w:initials="MP">
    <w:p w14:paraId="03AE66EE" w14:textId="20B45ECC" w:rsidR="00AD6797" w:rsidRDefault="00AD6797">
      <w:pPr>
        <w:pStyle w:val="CommentText"/>
      </w:pPr>
      <w:r>
        <w:rPr>
          <w:rStyle w:val="CommentReference"/>
        </w:rPr>
        <w:annotationRef/>
      </w:r>
      <w:r>
        <w:t xml:space="preserve">It looks like this was the last gasp of the old method, which is fine. </w:t>
      </w:r>
      <w:proofErr w:type="gramStart"/>
      <w:r>
        <w:t>I’ll</w:t>
      </w:r>
      <w:proofErr w:type="gramEnd"/>
      <w:r>
        <w:t xml:space="preserve"> remove the reference to the updated method later where it occurs</w:t>
      </w:r>
    </w:p>
  </w:comment>
  <w:comment w:id="7" w:author="Matthew Peeples" w:date="2020-10-20T11:54:00Z" w:initials="MP">
    <w:p w14:paraId="416F15DC" w14:textId="5E6693B5" w:rsidR="009B3CFE" w:rsidRDefault="009B3CFE">
      <w:pPr>
        <w:pStyle w:val="CommentText"/>
      </w:pPr>
      <w:r>
        <w:rPr>
          <w:rStyle w:val="CommentReference"/>
        </w:rPr>
        <w:annotationRef/>
      </w:r>
      <w:r>
        <w:t xml:space="preserve">Is predecessor really a good term here since the designs are </w:t>
      </w:r>
      <w:proofErr w:type="gramStart"/>
      <w:r>
        <w:t>pretty distinct</w:t>
      </w:r>
      <w:proofErr w:type="gramEnd"/>
      <w:r>
        <w:t xml:space="preserve">. I think predecessor suggests a sort of evolution of style and maybe </w:t>
      </w:r>
      <w:proofErr w:type="gramStart"/>
      <w:r>
        <w:t>that’s</w:t>
      </w:r>
      <w:proofErr w:type="gramEnd"/>
      <w:r>
        <w:t xml:space="preserve"> not what we have here. How about just</w:t>
      </w:r>
      <w:r w:rsidR="00AD6797">
        <w:t xml:space="preserve"> the “earlier Black Mesa style”</w:t>
      </w:r>
    </w:p>
  </w:comment>
  <w:comment w:id="8" w:author="Matthew Peeples" w:date="2020-10-20T12:05:00Z" w:initials="MP">
    <w:p w14:paraId="54FD0CF4" w14:textId="0D31EC95" w:rsidR="000638E8" w:rsidRDefault="000638E8">
      <w:pPr>
        <w:pStyle w:val="CommentText"/>
      </w:pPr>
      <w:r>
        <w:rPr>
          <w:rStyle w:val="CommentReference"/>
        </w:rPr>
        <w:annotationRef/>
      </w:r>
      <w:r>
        <w:t xml:space="preserve">I personally love that </w:t>
      </w:r>
      <w:proofErr w:type="gramStart"/>
      <w:r>
        <w:t>we’re</w:t>
      </w:r>
      <w:proofErr w:type="gramEnd"/>
      <w:r>
        <w:t xml:space="preserve"> making this connection here. Do we want to say anything more speculative or even something like “though the connections between these designs and later designs on the Colorado Plateau haven’t been investigated in </w:t>
      </w:r>
      <w:proofErr w:type="gramStart"/>
      <w:r>
        <w:t>detail”</w:t>
      </w:r>
      <w:proofErr w:type="gramEnd"/>
    </w:p>
  </w:comment>
  <w:comment w:id="9" w:author="Matthew Peeples" w:date="2020-10-20T12:10:00Z" w:initials="MP">
    <w:p w14:paraId="4F4DBB83" w14:textId="20447363" w:rsidR="000638E8" w:rsidRDefault="000638E8">
      <w:pPr>
        <w:pStyle w:val="CommentText"/>
      </w:pPr>
      <w:r>
        <w:rPr>
          <w:rStyle w:val="CommentReference"/>
        </w:rPr>
        <w:annotationRef/>
      </w:r>
      <w:r>
        <w:t xml:space="preserve">You should also cite Russell, Klassen, and </w:t>
      </w:r>
      <w:proofErr w:type="spellStart"/>
      <w:r>
        <w:t>Salizar</w:t>
      </w:r>
      <w:proofErr w:type="spellEnd"/>
      <w:r>
        <w:t xml:space="preserve"> 2017 on this too </w:t>
      </w:r>
      <w:proofErr w:type="gramStart"/>
      <w:r>
        <w:t>with regard to</w:t>
      </w:r>
      <w:proofErr w:type="gramEnd"/>
      <w:r>
        <w:t xml:space="preserve"> Mimbres </w:t>
      </w:r>
      <w:proofErr w:type="spellStart"/>
      <w:r>
        <w:t>hauchure</w:t>
      </w:r>
      <w:proofErr w:type="spellEnd"/>
      <w:r>
        <w:t xml:space="preserve">: </w:t>
      </w:r>
      <w:r w:rsidRPr="000638E8">
        <w:t>https://static1.squarespace.com/static/5d9e16cdce34672d69a34a9a/t/5d9f7c5dfd6e1753478792ea/1570733153565/LINES_OF_COMMUNICATION_MIMBRES_HACHURE_A.pdf</w:t>
      </w:r>
    </w:p>
  </w:comment>
  <w:comment w:id="10" w:author="Matthew Peeples" w:date="2020-10-20T12:11:00Z" w:initials="MP">
    <w:p w14:paraId="7D0B5981" w14:textId="56D2AADC" w:rsidR="000638E8" w:rsidRDefault="000638E8">
      <w:pPr>
        <w:pStyle w:val="CommentText"/>
      </w:pPr>
      <w:r>
        <w:rPr>
          <w:rStyle w:val="CommentReference"/>
        </w:rPr>
        <w:annotationRef/>
      </w:r>
      <w:r>
        <w:t>I think the number of sites with ceramic data is smaller than the 467, right?</w:t>
      </w:r>
    </w:p>
  </w:comment>
  <w:comment w:id="12" w:author="Matthew Peeples" w:date="2020-10-20T12:11:00Z" w:initials="MP">
    <w:p w14:paraId="6AF19495" w14:textId="1540B986" w:rsidR="000638E8" w:rsidRDefault="000638E8">
      <w:pPr>
        <w:pStyle w:val="CommentText"/>
      </w:pPr>
      <w:r>
        <w:rPr>
          <w:rStyle w:val="CommentReference"/>
        </w:rPr>
        <w:annotationRef/>
      </w:r>
      <w:r>
        <w:t xml:space="preserve">If we are using this method, we should be clear that we are using a new method for apportioning ceramics based on the Empirical Bayesian work by </w:t>
      </w:r>
      <w:proofErr w:type="spellStart"/>
      <w:r>
        <w:t>Ortman</w:t>
      </w:r>
      <w:proofErr w:type="spellEnd"/>
      <w:r>
        <w:t xml:space="preserve"> 2016.</w:t>
      </w:r>
    </w:p>
  </w:comment>
  <w:comment w:id="13" w:author="Matthew Peeples" w:date="2020-10-21T11:02:00Z" w:initials="MP">
    <w:p w14:paraId="203D7C65" w14:textId="46B7851C" w:rsidR="00AD6797" w:rsidRDefault="00AD6797">
      <w:pPr>
        <w:pStyle w:val="CommentText"/>
      </w:pPr>
      <w:r>
        <w:rPr>
          <w:rStyle w:val="CommentReference"/>
        </w:rPr>
        <w:annotationRef/>
      </w:r>
      <w:r>
        <w:t xml:space="preserve">After you sent me the code, we are not using the updated method so just cite </w:t>
      </w:r>
      <w:proofErr w:type="spellStart"/>
      <w:r>
        <w:t>Robers</w:t>
      </w:r>
      <w:proofErr w:type="spellEnd"/>
      <w:r>
        <w:t>.</w:t>
      </w:r>
    </w:p>
  </w:comment>
  <w:comment w:id="14" w:author="Matthew Peeples" w:date="2020-10-20T12:12:00Z" w:initials="MP">
    <w:p w14:paraId="6F1A0FE3" w14:textId="745AE846" w:rsidR="000638E8" w:rsidRDefault="000638E8">
      <w:pPr>
        <w:pStyle w:val="CommentText"/>
      </w:pPr>
      <w:r>
        <w:rPr>
          <w:rStyle w:val="CommentReference"/>
        </w:rPr>
        <w:annotationRef/>
      </w:r>
      <w:r>
        <w:t xml:space="preserve">This is also an issue for a small number of assemblages from the Cibola area </w:t>
      </w:r>
      <w:r w:rsidR="00350017">
        <w:t xml:space="preserve">where Puerco was used to include Puerco, Gallup, and </w:t>
      </w:r>
      <w:proofErr w:type="spellStart"/>
      <w:r w:rsidR="00350017">
        <w:t>Escavada</w:t>
      </w:r>
      <w:proofErr w:type="spellEnd"/>
      <w:r w:rsidR="00350017">
        <w:t xml:space="preserve"> but this largely changed in the early 1990s. Perhaps worth a footnote? The way </w:t>
      </w:r>
      <w:proofErr w:type="gramStart"/>
      <w:r w:rsidR="00350017">
        <w:t>we’ve</w:t>
      </w:r>
      <w:proofErr w:type="gramEnd"/>
      <w:r w:rsidR="00350017">
        <w:t xml:space="preserve"> treated the data, we may be slightly underrepresenting the frequency in the Cibola region.</w:t>
      </w:r>
    </w:p>
  </w:comment>
  <w:comment w:id="15" w:author="Matthew Peeples" w:date="2020-10-21T11:03:00Z" w:initials="MP">
    <w:p w14:paraId="4CEF73F6" w14:textId="27FB20A1" w:rsidR="00AD6797" w:rsidRDefault="00AD6797">
      <w:pPr>
        <w:pStyle w:val="CommentText"/>
      </w:pPr>
      <w:r>
        <w:rPr>
          <w:rStyle w:val="CommentReference"/>
        </w:rPr>
        <w:annotationRef/>
      </w:r>
      <w:r>
        <w:t xml:space="preserve">Based on some of the new data I gathered, I think we can say a little bit more here. </w:t>
      </w:r>
      <w:proofErr w:type="gramStart"/>
      <w:r>
        <w:t>I’ll</w:t>
      </w:r>
      <w:proofErr w:type="gramEnd"/>
      <w:r>
        <w:t xml:space="preserve"> discuss this in the attached document. Also, I think we should consider Chaco a Dogoszhi analog style, especially from Lori Reed’s work.</w:t>
      </w:r>
    </w:p>
  </w:comment>
  <w:comment w:id="17" w:author="Matthew Peeples" w:date="2020-10-20T12:58:00Z" w:initials="MP">
    <w:p w14:paraId="620E39EA" w14:textId="692C0066" w:rsidR="00350017" w:rsidRDefault="00350017">
      <w:pPr>
        <w:pStyle w:val="CommentText"/>
      </w:pPr>
      <w:r>
        <w:rPr>
          <w:rStyle w:val="CommentReference"/>
        </w:rPr>
        <w:annotationRef/>
      </w:r>
      <w:r>
        <w:t>Avoid using significant if not doing a significance test.</w:t>
      </w:r>
    </w:p>
  </w:comment>
  <w:comment w:id="29" w:author="Matthew Peeples" w:date="2020-10-20T13:01:00Z" w:initials="MP">
    <w:p w14:paraId="26D3A73F" w14:textId="3B7087F1" w:rsidR="00350017" w:rsidRDefault="00350017">
      <w:pPr>
        <w:pStyle w:val="CommentText"/>
      </w:pPr>
      <w:r>
        <w:rPr>
          <w:rStyle w:val="CommentReference"/>
        </w:rPr>
        <w:annotationRef/>
      </w:r>
      <w:r>
        <w:t xml:space="preserve">Are these size classes meant to be shown on these figures somehow? </w:t>
      </w:r>
      <w:proofErr w:type="gramStart"/>
      <w:r>
        <w:t>I’m</w:t>
      </w:r>
      <w:proofErr w:type="gramEnd"/>
      <w:r>
        <w:t xml:space="preserve"> not tracking between the text and the figures I have. Would boxplots by size category be a better visualization here? It looks like the largest sites have middling values and if they are above the average I would expect that is due to a number of values at or near 0 that are hard to see on a chart like this. Median would be a better measure than average. Why not use boxplots in your size categories if </w:t>
      </w:r>
      <w:proofErr w:type="gramStart"/>
      <w:r>
        <w:t>you’re</w:t>
      </w:r>
      <w:proofErr w:type="gramEnd"/>
      <w:r>
        <w:t xml:space="preserve"> going to talk about the data this way? </w:t>
      </w:r>
      <w:proofErr w:type="gramStart"/>
      <w:r>
        <w:t>I’d</w:t>
      </w:r>
      <w:proofErr w:type="gramEnd"/>
      <w:r>
        <w:t xml:space="preserve"> like to see these data and experiment with some visuals too. </w:t>
      </w:r>
      <w:proofErr w:type="gramStart"/>
      <w:r>
        <w:t>I’m</w:t>
      </w:r>
      <w:proofErr w:type="gramEnd"/>
      <w:r>
        <w:t xml:space="preserve"> not sure if the current figure makes the pattern described in the text at all clear.</w:t>
      </w:r>
    </w:p>
  </w:comment>
  <w:comment w:id="30" w:author="Matthew Peeples" w:date="2020-10-20T13:06:00Z" w:initials="MP">
    <w:p w14:paraId="073CA184" w14:textId="0AC5F8DF" w:rsidR="007D5B44" w:rsidRDefault="007D5B44">
      <w:pPr>
        <w:pStyle w:val="CommentText"/>
      </w:pPr>
      <w:r>
        <w:rPr>
          <w:rStyle w:val="CommentReference"/>
        </w:rPr>
        <w:annotationRef/>
      </w:r>
      <w:r>
        <w:t xml:space="preserve">Okay, scratch that, I now see that what is labelled as figure 7 is </w:t>
      </w:r>
      <w:proofErr w:type="gramStart"/>
      <w:r>
        <w:t>actually what</w:t>
      </w:r>
      <w:proofErr w:type="gramEnd"/>
      <w:r>
        <w:t xml:space="preserve"> you are referring to here. I </w:t>
      </w:r>
      <w:proofErr w:type="gramStart"/>
      <w:r>
        <w:t>don’t</w:t>
      </w:r>
      <w:proofErr w:type="gramEnd"/>
      <w:r>
        <w:t xml:space="preserve"> think I have the final figures in this folder. </w:t>
      </w:r>
      <w:proofErr w:type="gramStart"/>
      <w:r>
        <w:t>I’d</w:t>
      </w:r>
      <w:proofErr w:type="gramEnd"/>
      <w:r>
        <w:t xml:space="preserve"> still like to see the data to experiment. What is the old figure 5 based on and how is that different from the boxplots in Figure 7? Is this all time periods collapsed or a single </w:t>
      </w:r>
      <w:proofErr w:type="gramStart"/>
      <w:r>
        <w:t>time period</w:t>
      </w:r>
      <w:proofErr w:type="gramEnd"/>
      <w:r>
        <w:t>, or what?</w:t>
      </w:r>
    </w:p>
  </w:comment>
  <w:comment w:id="54" w:author="Matthew Peeples" w:date="2020-10-20T13:09:00Z" w:initials="MP">
    <w:p w14:paraId="388FBDC1" w14:textId="30152D46" w:rsidR="007D5B44" w:rsidRDefault="007D5B44">
      <w:pPr>
        <w:pStyle w:val="CommentText"/>
      </w:pPr>
      <w:r>
        <w:rPr>
          <w:rStyle w:val="CommentReference"/>
        </w:rPr>
        <w:annotationRef/>
      </w:r>
      <w:r>
        <w:t xml:space="preserve">Again, </w:t>
      </w:r>
      <w:proofErr w:type="gramStart"/>
      <w:r>
        <w:t>I’ve</w:t>
      </w:r>
      <w:proofErr w:type="gramEnd"/>
      <w:r>
        <w:t xml:space="preserve"> got the wrong figures here so I’m not sure what to make of this.</w:t>
      </w:r>
    </w:p>
  </w:comment>
  <w:comment w:id="55" w:author="Matthew Peeples" w:date="2020-10-20T14:42:00Z" w:initials="MP">
    <w:p w14:paraId="017CA25E" w14:textId="61451492" w:rsidR="00FC2348" w:rsidRDefault="00FC2348">
      <w:pPr>
        <w:pStyle w:val="CommentText"/>
      </w:pPr>
      <w:r>
        <w:rPr>
          <w:rStyle w:val="CommentReference"/>
        </w:rPr>
        <w:annotationRef/>
      </w:r>
      <w:r>
        <w:t xml:space="preserve">Okay, these are spearman’s rho values rather than </w:t>
      </w:r>
      <w:proofErr w:type="gramStart"/>
      <w:r>
        <w:t>Pearson’s</w:t>
      </w:r>
      <w:proofErr w:type="gramEnd"/>
      <w:r>
        <w:t xml:space="preserve"> right?</w:t>
      </w:r>
    </w:p>
  </w:comment>
  <w:comment w:id="77" w:author="Matthew Peeples" w:date="2020-10-20T13:10:00Z" w:initials="MP">
    <w:p w14:paraId="3776B1B1" w14:textId="4FDBDA6D" w:rsidR="007D5B44" w:rsidRDefault="007D5B44">
      <w:pPr>
        <w:pStyle w:val="CommentText"/>
      </w:pPr>
      <w:r>
        <w:rPr>
          <w:rStyle w:val="CommentReference"/>
        </w:rPr>
        <w:annotationRef/>
      </w:r>
      <w:r>
        <w:t>What I have is boxplots, are you drawing your assessments of variance from that? Or do you just mean variability?</w:t>
      </w:r>
    </w:p>
  </w:comment>
  <w:comment w:id="80" w:author="Matthew Peeples" w:date="2020-10-21T13:57:00Z" w:initials="MP">
    <w:p w14:paraId="456C9F13" w14:textId="3EC2E8D8" w:rsidR="00B41575" w:rsidRDefault="00B41575">
      <w:pPr>
        <w:pStyle w:val="CommentText"/>
      </w:pPr>
      <w:r>
        <w:rPr>
          <w:rStyle w:val="CommentReference"/>
        </w:rPr>
        <w:annotationRef/>
      </w:r>
      <w:r>
        <w:t>Only need to reference this value being high. Interquartile ranges are shown</w:t>
      </w:r>
    </w:p>
  </w:comment>
  <w:comment w:id="91" w:author="Matthew Peeples" w:date="2020-10-20T13:11:00Z" w:initials="MP">
    <w:p w14:paraId="4057584C" w14:textId="6E836491" w:rsidR="007D5B44" w:rsidRDefault="007D5B44">
      <w:pPr>
        <w:pStyle w:val="CommentText"/>
      </w:pPr>
      <w:r>
        <w:rPr>
          <w:rStyle w:val="CommentReference"/>
        </w:rPr>
        <w:annotationRef/>
      </w:r>
      <w:r>
        <w:t xml:space="preserve">Again, </w:t>
      </w:r>
      <w:proofErr w:type="gramStart"/>
      <w:r>
        <w:t>I’m</w:t>
      </w:r>
      <w:proofErr w:type="gramEnd"/>
      <w:r>
        <w:t xml:space="preserve"> confused. Are you actually showing </w:t>
      </w:r>
      <w:proofErr w:type="gramStart"/>
      <w:r>
        <w:t>variance</w:t>
      </w:r>
      <w:proofErr w:type="gramEnd"/>
      <w:r>
        <w:t xml:space="preserve"> or do you just mean variability?</w:t>
      </w:r>
    </w:p>
  </w:comment>
  <w:comment w:id="102" w:author="Matthew Peeples" w:date="2020-10-20T13:11:00Z" w:initials="MP">
    <w:p w14:paraId="41B606C9" w14:textId="17986AB8" w:rsidR="007D5B44" w:rsidRDefault="007D5B44">
      <w:pPr>
        <w:pStyle w:val="CommentText"/>
      </w:pPr>
      <w:r>
        <w:rPr>
          <w:rStyle w:val="CommentReference"/>
        </w:rPr>
        <w:annotationRef/>
      </w:r>
      <w:r>
        <w:t xml:space="preserve">Based on what </w:t>
      </w:r>
      <w:proofErr w:type="gramStart"/>
      <w:r>
        <w:t>I’m</w:t>
      </w:r>
      <w:proofErr w:type="gramEnd"/>
      <w:r>
        <w:t xml:space="preserve"> seeing here you mean variability and not variance. </w:t>
      </w:r>
    </w:p>
  </w:comment>
  <w:comment w:id="105" w:author="Matthew Peeples" w:date="2020-10-20T13:12:00Z" w:initials="MP">
    <w:p w14:paraId="4D42D9ED" w14:textId="4CD506D6" w:rsidR="007D5B44" w:rsidRDefault="007D5B44">
      <w:pPr>
        <w:pStyle w:val="CommentText"/>
      </w:pPr>
      <w:r>
        <w:rPr>
          <w:rStyle w:val="CommentReference"/>
        </w:rPr>
        <w:annotationRef/>
      </w:r>
      <w:r>
        <w:t>How were things typed only to ware counted in this? Were they excluded? Dogoszhi style is much easier to type from small pieces and this should at least be addressed.</w:t>
      </w:r>
    </w:p>
  </w:comment>
  <w:comment w:id="118" w:author="Matthew Peeples" w:date="2020-10-21T14:07:00Z" w:initials="MP">
    <w:p w14:paraId="4D7E1AEE" w14:textId="0D4B81D9" w:rsidR="00533862" w:rsidRDefault="00533862">
      <w:pPr>
        <w:pStyle w:val="CommentText"/>
      </w:pPr>
      <w:r>
        <w:rPr>
          <w:rStyle w:val="CommentReference"/>
        </w:rPr>
        <w:annotationRef/>
      </w:r>
      <w:r>
        <w:t xml:space="preserve">Has anyone made a strong argument that one comes out of the other? </w:t>
      </w:r>
      <w:proofErr w:type="gramStart"/>
      <w:r>
        <w:t>I’m</w:t>
      </w:r>
      <w:proofErr w:type="gramEnd"/>
      <w:r>
        <w:t xml:space="preserve"> not aware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A297DA4" w15:done="0"/>
  <w15:commentEx w15:paraId="5DA3AE6E" w15:done="0"/>
  <w15:commentEx w15:paraId="3F563AB2" w15:done="0"/>
  <w15:commentEx w15:paraId="1AB8E535" w15:done="0"/>
  <w15:commentEx w15:paraId="03AE66EE" w15:paraIdParent="1AB8E535" w15:done="0"/>
  <w15:commentEx w15:paraId="416F15DC" w15:done="0"/>
  <w15:commentEx w15:paraId="54FD0CF4" w15:done="0"/>
  <w15:commentEx w15:paraId="4F4DBB83" w15:done="0"/>
  <w15:commentEx w15:paraId="7D0B5981" w15:done="0"/>
  <w15:commentEx w15:paraId="6AF19495" w15:done="0"/>
  <w15:commentEx w15:paraId="203D7C65" w15:paraIdParent="6AF19495" w15:done="0"/>
  <w15:commentEx w15:paraId="6F1A0FE3" w15:done="0"/>
  <w15:commentEx w15:paraId="4CEF73F6" w15:done="0"/>
  <w15:commentEx w15:paraId="620E39EA" w15:done="0"/>
  <w15:commentEx w15:paraId="26D3A73F" w15:done="0"/>
  <w15:commentEx w15:paraId="073CA184" w15:done="0"/>
  <w15:commentEx w15:paraId="388FBDC1" w15:done="0"/>
  <w15:commentEx w15:paraId="017CA25E" w15:done="0"/>
  <w15:commentEx w15:paraId="3776B1B1" w15:done="0"/>
  <w15:commentEx w15:paraId="456C9F13" w15:done="0"/>
  <w15:commentEx w15:paraId="4057584C" w15:done="0"/>
  <w15:commentEx w15:paraId="41B606C9" w15:done="0"/>
  <w15:commentEx w15:paraId="4D42D9ED" w15:done="0"/>
  <w15:commentEx w15:paraId="4D7E1A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394B2D" w16cex:dateUtc="2020-10-20T18:40:00Z"/>
  <w16cex:commentExtensible w16cex:durableId="23394C2E" w16cex:dateUtc="2020-10-20T18:44:00Z"/>
  <w16cex:commentExtensible w16cex:durableId="23394CEF" w16cex:dateUtc="2020-10-20T18:47:00Z"/>
  <w16cex:commentExtensible w16cex:durableId="23394DC7" w16cex:dateUtc="2020-10-20T18:51:00Z"/>
  <w16cex:commentExtensible w16cex:durableId="233A9356" w16cex:dateUtc="2020-10-21T18:00:00Z"/>
  <w16cex:commentExtensible w16cex:durableId="23394E7B" w16cex:dateUtc="2020-10-20T18:54:00Z"/>
  <w16cex:commentExtensible w16cex:durableId="233950EF" w16cex:dateUtc="2020-10-20T19:05:00Z"/>
  <w16cex:commentExtensible w16cex:durableId="23395224" w16cex:dateUtc="2020-10-20T19:10:00Z"/>
  <w16cex:commentExtensible w16cex:durableId="2339525D" w16cex:dateUtc="2020-10-20T19:11:00Z"/>
  <w16cex:commentExtensible w16cex:durableId="23395283" w16cex:dateUtc="2020-10-20T19:11:00Z"/>
  <w16cex:commentExtensible w16cex:durableId="233A93C5" w16cex:dateUtc="2020-10-21T18:02:00Z"/>
  <w16cex:commentExtensible w16cex:durableId="233952B6" w16cex:dateUtc="2020-10-20T19:12:00Z"/>
  <w16cex:commentExtensible w16cex:durableId="233A9404" w16cex:dateUtc="2020-10-21T18:03:00Z"/>
  <w16cex:commentExtensible w16cex:durableId="23395D74" w16cex:dateUtc="2020-10-20T19:58:00Z"/>
  <w16cex:commentExtensible w16cex:durableId="23395E38" w16cex:dateUtc="2020-10-20T20:01:00Z"/>
  <w16cex:commentExtensible w16cex:durableId="23395F6C" w16cex:dateUtc="2020-10-20T20:06:00Z"/>
  <w16cex:commentExtensible w16cex:durableId="23395FFF" w16cex:dateUtc="2020-10-20T20:09:00Z"/>
  <w16cex:commentExtensible w16cex:durableId="233975D6" w16cex:dateUtc="2020-10-20T21:42:00Z"/>
  <w16cex:commentExtensible w16cex:durableId="23396039" w16cex:dateUtc="2020-10-20T20:10:00Z"/>
  <w16cex:commentExtensible w16cex:durableId="233ABCDB" w16cex:dateUtc="2020-10-21T20:57:00Z"/>
  <w16cex:commentExtensible w16cex:durableId="2339606D" w16cex:dateUtc="2020-10-20T20:11:00Z"/>
  <w16cex:commentExtensible w16cex:durableId="23396085" w16cex:dateUtc="2020-10-20T20:11:00Z"/>
  <w16cex:commentExtensible w16cex:durableId="233960AF" w16cex:dateUtc="2020-10-20T20:12:00Z"/>
  <w16cex:commentExtensible w16cex:durableId="233ABF14" w16cex:dateUtc="2020-10-21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A297DA4" w16cid:durableId="23394B2D"/>
  <w16cid:commentId w16cid:paraId="5DA3AE6E" w16cid:durableId="23394C2E"/>
  <w16cid:commentId w16cid:paraId="3F563AB2" w16cid:durableId="23394CEF"/>
  <w16cid:commentId w16cid:paraId="1AB8E535" w16cid:durableId="23394DC7"/>
  <w16cid:commentId w16cid:paraId="03AE66EE" w16cid:durableId="233A9356"/>
  <w16cid:commentId w16cid:paraId="416F15DC" w16cid:durableId="23394E7B"/>
  <w16cid:commentId w16cid:paraId="54FD0CF4" w16cid:durableId="233950EF"/>
  <w16cid:commentId w16cid:paraId="4F4DBB83" w16cid:durableId="23395224"/>
  <w16cid:commentId w16cid:paraId="7D0B5981" w16cid:durableId="2339525D"/>
  <w16cid:commentId w16cid:paraId="6AF19495" w16cid:durableId="23395283"/>
  <w16cid:commentId w16cid:paraId="203D7C65" w16cid:durableId="233A93C5"/>
  <w16cid:commentId w16cid:paraId="6F1A0FE3" w16cid:durableId="233952B6"/>
  <w16cid:commentId w16cid:paraId="4CEF73F6" w16cid:durableId="233A9404"/>
  <w16cid:commentId w16cid:paraId="620E39EA" w16cid:durableId="23395D74"/>
  <w16cid:commentId w16cid:paraId="26D3A73F" w16cid:durableId="23395E38"/>
  <w16cid:commentId w16cid:paraId="073CA184" w16cid:durableId="23395F6C"/>
  <w16cid:commentId w16cid:paraId="388FBDC1" w16cid:durableId="23395FFF"/>
  <w16cid:commentId w16cid:paraId="017CA25E" w16cid:durableId="233975D6"/>
  <w16cid:commentId w16cid:paraId="3776B1B1" w16cid:durableId="23396039"/>
  <w16cid:commentId w16cid:paraId="456C9F13" w16cid:durableId="233ABCDB"/>
  <w16cid:commentId w16cid:paraId="4057584C" w16cid:durableId="2339606D"/>
  <w16cid:commentId w16cid:paraId="41B606C9" w16cid:durableId="23396085"/>
  <w16cid:commentId w16cid:paraId="4D42D9ED" w16cid:durableId="233960AF"/>
  <w16cid:commentId w16cid:paraId="4D7E1AEE" w16cid:durableId="233ABF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8A2C5C"/>
    <w:multiLevelType w:val="hybridMultilevel"/>
    <w:tmpl w:val="E1B46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2126C"/>
    <w:multiLevelType w:val="hybridMultilevel"/>
    <w:tmpl w:val="E1B46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C360BE"/>
    <w:multiLevelType w:val="hybridMultilevel"/>
    <w:tmpl w:val="49EEC4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D60DAB"/>
    <w:multiLevelType w:val="hybridMultilevel"/>
    <w:tmpl w:val="6AE67B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AF904C6"/>
    <w:multiLevelType w:val="hybridMultilevel"/>
    <w:tmpl w:val="5AF03412"/>
    <w:lvl w:ilvl="0" w:tplc="4F141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thew Peeples">
    <w15:presenceInfo w15:providerId="AD" w15:userId="S::mpeeple@asurite.asu.edu::46d475d3-945f-4bf2-8ba3-a80f5c725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B5"/>
    <w:rsid w:val="0000299E"/>
    <w:rsid w:val="00010E16"/>
    <w:rsid w:val="00011B5B"/>
    <w:rsid w:val="00016310"/>
    <w:rsid w:val="00016BD6"/>
    <w:rsid w:val="00027EE3"/>
    <w:rsid w:val="00031F91"/>
    <w:rsid w:val="00036B95"/>
    <w:rsid w:val="00040043"/>
    <w:rsid w:val="00042C6A"/>
    <w:rsid w:val="00044084"/>
    <w:rsid w:val="000471ED"/>
    <w:rsid w:val="00047B5C"/>
    <w:rsid w:val="00053826"/>
    <w:rsid w:val="000638E8"/>
    <w:rsid w:val="000641E6"/>
    <w:rsid w:val="000658B1"/>
    <w:rsid w:val="0007473B"/>
    <w:rsid w:val="00074AD2"/>
    <w:rsid w:val="00075682"/>
    <w:rsid w:val="000758C9"/>
    <w:rsid w:val="000818B1"/>
    <w:rsid w:val="00085A9B"/>
    <w:rsid w:val="00085AD2"/>
    <w:rsid w:val="00086320"/>
    <w:rsid w:val="000A22B3"/>
    <w:rsid w:val="000B024A"/>
    <w:rsid w:val="000B504F"/>
    <w:rsid w:val="000C42CA"/>
    <w:rsid w:val="000D140D"/>
    <w:rsid w:val="000D6AB0"/>
    <w:rsid w:val="000D6D69"/>
    <w:rsid w:val="000E0BC2"/>
    <w:rsid w:val="000E64AA"/>
    <w:rsid w:val="000F471B"/>
    <w:rsid w:val="000F67A4"/>
    <w:rsid w:val="00106BD4"/>
    <w:rsid w:val="00114574"/>
    <w:rsid w:val="00115679"/>
    <w:rsid w:val="00123EAE"/>
    <w:rsid w:val="00124D5B"/>
    <w:rsid w:val="001258FC"/>
    <w:rsid w:val="001264EA"/>
    <w:rsid w:val="00126F87"/>
    <w:rsid w:val="00130EFD"/>
    <w:rsid w:val="00141AE2"/>
    <w:rsid w:val="001425DE"/>
    <w:rsid w:val="00143C67"/>
    <w:rsid w:val="00152D9A"/>
    <w:rsid w:val="001535A4"/>
    <w:rsid w:val="00153A12"/>
    <w:rsid w:val="001554A5"/>
    <w:rsid w:val="00155A5E"/>
    <w:rsid w:val="001711ED"/>
    <w:rsid w:val="0017375D"/>
    <w:rsid w:val="001803E7"/>
    <w:rsid w:val="001834D4"/>
    <w:rsid w:val="00194FD1"/>
    <w:rsid w:val="001A09C6"/>
    <w:rsid w:val="001A2B2A"/>
    <w:rsid w:val="001A7073"/>
    <w:rsid w:val="001A740C"/>
    <w:rsid w:val="001C3A93"/>
    <w:rsid w:val="001C5D90"/>
    <w:rsid w:val="001D4C3E"/>
    <w:rsid w:val="001E45BA"/>
    <w:rsid w:val="001E6175"/>
    <w:rsid w:val="001F24F9"/>
    <w:rsid w:val="001F3DCD"/>
    <w:rsid w:val="002001A3"/>
    <w:rsid w:val="0020671E"/>
    <w:rsid w:val="002073AA"/>
    <w:rsid w:val="00210026"/>
    <w:rsid w:val="00222B6F"/>
    <w:rsid w:val="00224FFA"/>
    <w:rsid w:val="002301CF"/>
    <w:rsid w:val="002354EE"/>
    <w:rsid w:val="00242239"/>
    <w:rsid w:val="00245F38"/>
    <w:rsid w:val="00247BC1"/>
    <w:rsid w:val="002536B8"/>
    <w:rsid w:val="002642A1"/>
    <w:rsid w:val="002717D3"/>
    <w:rsid w:val="00277EA5"/>
    <w:rsid w:val="002834BB"/>
    <w:rsid w:val="00284676"/>
    <w:rsid w:val="00293270"/>
    <w:rsid w:val="00296F96"/>
    <w:rsid w:val="00297118"/>
    <w:rsid w:val="002A16EA"/>
    <w:rsid w:val="002A1949"/>
    <w:rsid w:val="002A3F7F"/>
    <w:rsid w:val="002A5C8D"/>
    <w:rsid w:val="002B13E6"/>
    <w:rsid w:val="002B17C9"/>
    <w:rsid w:val="002B184A"/>
    <w:rsid w:val="002B1D2B"/>
    <w:rsid w:val="002B3ADD"/>
    <w:rsid w:val="002C0570"/>
    <w:rsid w:val="002C331E"/>
    <w:rsid w:val="002C48DA"/>
    <w:rsid w:val="002C6CDF"/>
    <w:rsid w:val="002E1046"/>
    <w:rsid w:val="002E2D15"/>
    <w:rsid w:val="002E379A"/>
    <w:rsid w:val="002E5340"/>
    <w:rsid w:val="002F2DE9"/>
    <w:rsid w:val="002F3368"/>
    <w:rsid w:val="002F354A"/>
    <w:rsid w:val="002F3C2D"/>
    <w:rsid w:val="0030736E"/>
    <w:rsid w:val="003125C0"/>
    <w:rsid w:val="0031616A"/>
    <w:rsid w:val="00320089"/>
    <w:rsid w:val="00323D8C"/>
    <w:rsid w:val="00324138"/>
    <w:rsid w:val="003267FF"/>
    <w:rsid w:val="00327545"/>
    <w:rsid w:val="003300EE"/>
    <w:rsid w:val="00330F8A"/>
    <w:rsid w:val="00333F3F"/>
    <w:rsid w:val="003353EE"/>
    <w:rsid w:val="00335B33"/>
    <w:rsid w:val="00341BA0"/>
    <w:rsid w:val="00345896"/>
    <w:rsid w:val="00345D03"/>
    <w:rsid w:val="00346F59"/>
    <w:rsid w:val="00350017"/>
    <w:rsid w:val="00352052"/>
    <w:rsid w:val="003667D2"/>
    <w:rsid w:val="00372E39"/>
    <w:rsid w:val="003770CE"/>
    <w:rsid w:val="00385C36"/>
    <w:rsid w:val="003902FA"/>
    <w:rsid w:val="00396305"/>
    <w:rsid w:val="003A2226"/>
    <w:rsid w:val="003B0D5F"/>
    <w:rsid w:val="003B20F6"/>
    <w:rsid w:val="003B3C1A"/>
    <w:rsid w:val="003B6364"/>
    <w:rsid w:val="003C04EF"/>
    <w:rsid w:val="003C30AF"/>
    <w:rsid w:val="003C49C2"/>
    <w:rsid w:val="003D100E"/>
    <w:rsid w:val="003E49B4"/>
    <w:rsid w:val="003E602C"/>
    <w:rsid w:val="003F2FEB"/>
    <w:rsid w:val="003F342C"/>
    <w:rsid w:val="004005B7"/>
    <w:rsid w:val="004026F5"/>
    <w:rsid w:val="0040334B"/>
    <w:rsid w:val="00410CD2"/>
    <w:rsid w:val="004140AD"/>
    <w:rsid w:val="0041786D"/>
    <w:rsid w:val="00435BED"/>
    <w:rsid w:val="00436717"/>
    <w:rsid w:val="00440B6D"/>
    <w:rsid w:val="00441ABD"/>
    <w:rsid w:val="00445BF2"/>
    <w:rsid w:val="00446788"/>
    <w:rsid w:val="00446ED3"/>
    <w:rsid w:val="0045517C"/>
    <w:rsid w:val="00457574"/>
    <w:rsid w:val="004748A4"/>
    <w:rsid w:val="00482692"/>
    <w:rsid w:val="00492A11"/>
    <w:rsid w:val="00497B8B"/>
    <w:rsid w:val="004A08BD"/>
    <w:rsid w:val="004B043E"/>
    <w:rsid w:val="004B53A4"/>
    <w:rsid w:val="004B738E"/>
    <w:rsid w:val="004C399E"/>
    <w:rsid w:val="004D0162"/>
    <w:rsid w:val="004D2B13"/>
    <w:rsid w:val="004D2FC0"/>
    <w:rsid w:val="004D3FA5"/>
    <w:rsid w:val="004D47F9"/>
    <w:rsid w:val="004E0C1F"/>
    <w:rsid w:val="004E260F"/>
    <w:rsid w:val="004E4B22"/>
    <w:rsid w:val="004E5764"/>
    <w:rsid w:val="004E653B"/>
    <w:rsid w:val="004E6C11"/>
    <w:rsid w:val="00500E8C"/>
    <w:rsid w:val="00503BAB"/>
    <w:rsid w:val="00514558"/>
    <w:rsid w:val="00514606"/>
    <w:rsid w:val="005147C1"/>
    <w:rsid w:val="00522C9B"/>
    <w:rsid w:val="00523B97"/>
    <w:rsid w:val="00523F22"/>
    <w:rsid w:val="00524F8A"/>
    <w:rsid w:val="00525994"/>
    <w:rsid w:val="00525D7F"/>
    <w:rsid w:val="005265AF"/>
    <w:rsid w:val="005265D6"/>
    <w:rsid w:val="00530825"/>
    <w:rsid w:val="00532BD2"/>
    <w:rsid w:val="00533862"/>
    <w:rsid w:val="00534A3A"/>
    <w:rsid w:val="005354EF"/>
    <w:rsid w:val="0053624E"/>
    <w:rsid w:val="005414F5"/>
    <w:rsid w:val="00545488"/>
    <w:rsid w:val="005466E7"/>
    <w:rsid w:val="00564874"/>
    <w:rsid w:val="00566DBD"/>
    <w:rsid w:val="0057453A"/>
    <w:rsid w:val="005819A1"/>
    <w:rsid w:val="00582E10"/>
    <w:rsid w:val="00584D43"/>
    <w:rsid w:val="00585F04"/>
    <w:rsid w:val="005A5B92"/>
    <w:rsid w:val="005A6541"/>
    <w:rsid w:val="005A6E2C"/>
    <w:rsid w:val="005A70C4"/>
    <w:rsid w:val="005A75BA"/>
    <w:rsid w:val="005B04A0"/>
    <w:rsid w:val="005C2E0C"/>
    <w:rsid w:val="005C30D9"/>
    <w:rsid w:val="005D22B8"/>
    <w:rsid w:val="005D6525"/>
    <w:rsid w:val="005D6956"/>
    <w:rsid w:val="005E0D00"/>
    <w:rsid w:val="005E0DE5"/>
    <w:rsid w:val="005E1442"/>
    <w:rsid w:val="005F0393"/>
    <w:rsid w:val="005F70D9"/>
    <w:rsid w:val="005F7700"/>
    <w:rsid w:val="00601743"/>
    <w:rsid w:val="00610583"/>
    <w:rsid w:val="00614FE3"/>
    <w:rsid w:val="0061699F"/>
    <w:rsid w:val="006227C9"/>
    <w:rsid w:val="00627263"/>
    <w:rsid w:val="0063694E"/>
    <w:rsid w:val="0064002B"/>
    <w:rsid w:val="006467DD"/>
    <w:rsid w:val="00652176"/>
    <w:rsid w:val="006539E7"/>
    <w:rsid w:val="00653B8D"/>
    <w:rsid w:val="006640EB"/>
    <w:rsid w:val="006712E5"/>
    <w:rsid w:val="0067508E"/>
    <w:rsid w:val="0067548A"/>
    <w:rsid w:val="00680606"/>
    <w:rsid w:val="00683401"/>
    <w:rsid w:val="00690B2E"/>
    <w:rsid w:val="00691901"/>
    <w:rsid w:val="00695159"/>
    <w:rsid w:val="006956AC"/>
    <w:rsid w:val="00696683"/>
    <w:rsid w:val="006A337C"/>
    <w:rsid w:val="006A3845"/>
    <w:rsid w:val="006A51B6"/>
    <w:rsid w:val="006A76A2"/>
    <w:rsid w:val="006B5608"/>
    <w:rsid w:val="006C2AD0"/>
    <w:rsid w:val="006D6BBC"/>
    <w:rsid w:val="006E10B5"/>
    <w:rsid w:val="006F1630"/>
    <w:rsid w:val="006F52E2"/>
    <w:rsid w:val="006F5DE9"/>
    <w:rsid w:val="00700371"/>
    <w:rsid w:val="00701AB0"/>
    <w:rsid w:val="007026C0"/>
    <w:rsid w:val="00716CDA"/>
    <w:rsid w:val="007220D0"/>
    <w:rsid w:val="00722913"/>
    <w:rsid w:val="00722A26"/>
    <w:rsid w:val="00727DD7"/>
    <w:rsid w:val="007319EE"/>
    <w:rsid w:val="0073336D"/>
    <w:rsid w:val="0073613E"/>
    <w:rsid w:val="00737520"/>
    <w:rsid w:val="007415D6"/>
    <w:rsid w:val="0074320A"/>
    <w:rsid w:val="00744430"/>
    <w:rsid w:val="00750748"/>
    <w:rsid w:val="00754356"/>
    <w:rsid w:val="007622F9"/>
    <w:rsid w:val="00763B37"/>
    <w:rsid w:val="00765E44"/>
    <w:rsid w:val="007676C3"/>
    <w:rsid w:val="0077110B"/>
    <w:rsid w:val="007738F1"/>
    <w:rsid w:val="0079030E"/>
    <w:rsid w:val="0079055D"/>
    <w:rsid w:val="0079424C"/>
    <w:rsid w:val="00795E66"/>
    <w:rsid w:val="007A19CB"/>
    <w:rsid w:val="007A63A9"/>
    <w:rsid w:val="007A6F25"/>
    <w:rsid w:val="007A7EDD"/>
    <w:rsid w:val="007B0167"/>
    <w:rsid w:val="007B01F9"/>
    <w:rsid w:val="007B0438"/>
    <w:rsid w:val="007B300E"/>
    <w:rsid w:val="007B3012"/>
    <w:rsid w:val="007B6165"/>
    <w:rsid w:val="007B6AF1"/>
    <w:rsid w:val="007B6C28"/>
    <w:rsid w:val="007C20CF"/>
    <w:rsid w:val="007C562E"/>
    <w:rsid w:val="007D04CC"/>
    <w:rsid w:val="007D13D2"/>
    <w:rsid w:val="007D16F1"/>
    <w:rsid w:val="007D549A"/>
    <w:rsid w:val="007D555D"/>
    <w:rsid w:val="007D5B44"/>
    <w:rsid w:val="007D60C9"/>
    <w:rsid w:val="007E585F"/>
    <w:rsid w:val="007F05C2"/>
    <w:rsid w:val="007F7ED9"/>
    <w:rsid w:val="0080775E"/>
    <w:rsid w:val="00810D12"/>
    <w:rsid w:val="0081284D"/>
    <w:rsid w:val="008151A5"/>
    <w:rsid w:val="0082057A"/>
    <w:rsid w:val="00823902"/>
    <w:rsid w:val="00830C05"/>
    <w:rsid w:val="00830C42"/>
    <w:rsid w:val="00834660"/>
    <w:rsid w:val="008364E2"/>
    <w:rsid w:val="00840053"/>
    <w:rsid w:val="0084385F"/>
    <w:rsid w:val="008459F0"/>
    <w:rsid w:val="00845E9E"/>
    <w:rsid w:val="0085020B"/>
    <w:rsid w:val="00850B9F"/>
    <w:rsid w:val="00852837"/>
    <w:rsid w:val="00860735"/>
    <w:rsid w:val="00860B24"/>
    <w:rsid w:val="00872D7E"/>
    <w:rsid w:val="00874FC7"/>
    <w:rsid w:val="0087644D"/>
    <w:rsid w:val="008768C2"/>
    <w:rsid w:val="00880CC7"/>
    <w:rsid w:val="00894803"/>
    <w:rsid w:val="008A0BD3"/>
    <w:rsid w:val="008B1E4D"/>
    <w:rsid w:val="008B4355"/>
    <w:rsid w:val="008B5676"/>
    <w:rsid w:val="008B6C5E"/>
    <w:rsid w:val="008C1648"/>
    <w:rsid w:val="008D59B1"/>
    <w:rsid w:val="008E6CE3"/>
    <w:rsid w:val="008F3327"/>
    <w:rsid w:val="008F5D0D"/>
    <w:rsid w:val="009112AB"/>
    <w:rsid w:val="00912903"/>
    <w:rsid w:val="009175E3"/>
    <w:rsid w:val="00925812"/>
    <w:rsid w:val="00930332"/>
    <w:rsid w:val="009306C9"/>
    <w:rsid w:val="00942D87"/>
    <w:rsid w:val="009467CA"/>
    <w:rsid w:val="00947CDE"/>
    <w:rsid w:val="00957E86"/>
    <w:rsid w:val="00961AA5"/>
    <w:rsid w:val="0096454F"/>
    <w:rsid w:val="0096721E"/>
    <w:rsid w:val="009672A3"/>
    <w:rsid w:val="0098183F"/>
    <w:rsid w:val="00983574"/>
    <w:rsid w:val="00983740"/>
    <w:rsid w:val="0099356E"/>
    <w:rsid w:val="009942B6"/>
    <w:rsid w:val="009A1DBF"/>
    <w:rsid w:val="009A262E"/>
    <w:rsid w:val="009A31F9"/>
    <w:rsid w:val="009A603E"/>
    <w:rsid w:val="009B3CFE"/>
    <w:rsid w:val="009C28F8"/>
    <w:rsid w:val="009D4F02"/>
    <w:rsid w:val="009F2D5D"/>
    <w:rsid w:val="009F57AC"/>
    <w:rsid w:val="009F79AF"/>
    <w:rsid w:val="00A00800"/>
    <w:rsid w:val="00A02D3F"/>
    <w:rsid w:val="00A07CA1"/>
    <w:rsid w:val="00A11AD3"/>
    <w:rsid w:val="00A12A62"/>
    <w:rsid w:val="00A26173"/>
    <w:rsid w:val="00A264F2"/>
    <w:rsid w:val="00A2654B"/>
    <w:rsid w:val="00A33FA8"/>
    <w:rsid w:val="00A34FF1"/>
    <w:rsid w:val="00A36750"/>
    <w:rsid w:val="00A37401"/>
    <w:rsid w:val="00A433D5"/>
    <w:rsid w:val="00A448E4"/>
    <w:rsid w:val="00A517A4"/>
    <w:rsid w:val="00A546D5"/>
    <w:rsid w:val="00A557B6"/>
    <w:rsid w:val="00A57EF5"/>
    <w:rsid w:val="00A60495"/>
    <w:rsid w:val="00A6182E"/>
    <w:rsid w:val="00A62F9A"/>
    <w:rsid w:val="00A65D89"/>
    <w:rsid w:val="00A67ADF"/>
    <w:rsid w:val="00A743B6"/>
    <w:rsid w:val="00A8277E"/>
    <w:rsid w:val="00A82DC4"/>
    <w:rsid w:val="00A87300"/>
    <w:rsid w:val="00A97D22"/>
    <w:rsid w:val="00AA0914"/>
    <w:rsid w:val="00AA419F"/>
    <w:rsid w:val="00AA4B13"/>
    <w:rsid w:val="00AB51FA"/>
    <w:rsid w:val="00AC2D26"/>
    <w:rsid w:val="00AC7B6A"/>
    <w:rsid w:val="00AD08A1"/>
    <w:rsid w:val="00AD0C92"/>
    <w:rsid w:val="00AD50CF"/>
    <w:rsid w:val="00AD6797"/>
    <w:rsid w:val="00AD7F7C"/>
    <w:rsid w:val="00AE08DD"/>
    <w:rsid w:val="00AE1F39"/>
    <w:rsid w:val="00AE3765"/>
    <w:rsid w:val="00AE7D74"/>
    <w:rsid w:val="00AF0B01"/>
    <w:rsid w:val="00AF2973"/>
    <w:rsid w:val="00AF370D"/>
    <w:rsid w:val="00AF3ED5"/>
    <w:rsid w:val="00B03E7B"/>
    <w:rsid w:val="00B10625"/>
    <w:rsid w:val="00B15705"/>
    <w:rsid w:val="00B16D91"/>
    <w:rsid w:val="00B229A7"/>
    <w:rsid w:val="00B265E6"/>
    <w:rsid w:val="00B41575"/>
    <w:rsid w:val="00B41597"/>
    <w:rsid w:val="00B42B63"/>
    <w:rsid w:val="00B444D8"/>
    <w:rsid w:val="00B46CBC"/>
    <w:rsid w:val="00B543E4"/>
    <w:rsid w:val="00B654EB"/>
    <w:rsid w:val="00B665B0"/>
    <w:rsid w:val="00B73BD2"/>
    <w:rsid w:val="00B76BBB"/>
    <w:rsid w:val="00B76C6F"/>
    <w:rsid w:val="00B83D15"/>
    <w:rsid w:val="00B8405F"/>
    <w:rsid w:val="00B9277E"/>
    <w:rsid w:val="00B93467"/>
    <w:rsid w:val="00B9448A"/>
    <w:rsid w:val="00B95F66"/>
    <w:rsid w:val="00B9680A"/>
    <w:rsid w:val="00BA0971"/>
    <w:rsid w:val="00BA1798"/>
    <w:rsid w:val="00BA3349"/>
    <w:rsid w:val="00BA39B3"/>
    <w:rsid w:val="00BA5FE6"/>
    <w:rsid w:val="00BB3BEF"/>
    <w:rsid w:val="00BB5E19"/>
    <w:rsid w:val="00BB75A3"/>
    <w:rsid w:val="00BC16C5"/>
    <w:rsid w:val="00BC337D"/>
    <w:rsid w:val="00BF3400"/>
    <w:rsid w:val="00BF434B"/>
    <w:rsid w:val="00C038C8"/>
    <w:rsid w:val="00C05980"/>
    <w:rsid w:val="00C07156"/>
    <w:rsid w:val="00C076AD"/>
    <w:rsid w:val="00C11660"/>
    <w:rsid w:val="00C1223E"/>
    <w:rsid w:val="00C122AF"/>
    <w:rsid w:val="00C12541"/>
    <w:rsid w:val="00C23E11"/>
    <w:rsid w:val="00C25DEA"/>
    <w:rsid w:val="00C26BC3"/>
    <w:rsid w:val="00C2736E"/>
    <w:rsid w:val="00C347A5"/>
    <w:rsid w:val="00C35A40"/>
    <w:rsid w:val="00C41C7F"/>
    <w:rsid w:val="00C42037"/>
    <w:rsid w:val="00C43BEB"/>
    <w:rsid w:val="00C458E0"/>
    <w:rsid w:val="00C45F53"/>
    <w:rsid w:val="00C5260D"/>
    <w:rsid w:val="00C52F08"/>
    <w:rsid w:val="00C5327D"/>
    <w:rsid w:val="00C56782"/>
    <w:rsid w:val="00C721F8"/>
    <w:rsid w:val="00C769C7"/>
    <w:rsid w:val="00C76D06"/>
    <w:rsid w:val="00C76EC3"/>
    <w:rsid w:val="00C80BAC"/>
    <w:rsid w:val="00C81EB4"/>
    <w:rsid w:val="00C90A27"/>
    <w:rsid w:val="00C96787"/>
    <w:rsid w:val="00CA1527"/>
    <w:rsid w:val="00CA1CD9"/>
    <w:rsid w:val="00CA2828"/>
    <w:rsid w:val="00CB45CF"/>
    <w:rsid w:val="00CB601C"/>
    <w:rsid w:val="00CC1F3C"/>
    <w:rsid w:val="00CC7563"/>
    <w:rsid w:val="00CC7B0E"/>
    <w:rsid w:val="00CE1940"/>
    <w:rsid w:val="00CE52BE"/>
    <w:rsid w:val="00CE6D43"/>
    <w:rsid w:val="00CF1B14"/>
    <w:rsid w:val="00CF7A18"/>
    <w:rsid w:val="00D05155"/>
    <w:rsid w:val="00D0722D"/>
    <w:rsid w:val="00D134AE"/>
    <w:rsid w:val="00D150C2"/>
    <w:rsid w:val="00D1706B"/>
    <w:rsid w:val="00D178A7"/>
    <w:rsid w:val="00D22BC0"/>
    <w:rsid w:val="00D24679"/>
    <w:rsid w:val="00D34109"/>
    <w:rsid w:val="00D37335"/>
    <w:rsid w:val="00D37BEF"/>
    <w:rsid w:val="00D510C1"/>
    <w:rsid w:val="00D52BC1"/>
    <w:rsid w:val="00D53232"/>
    <w:rsid w:val="00D7095B"/>
    <w:rsid w:val="00D742C7"/>
    <w:rsid w:val="00D77D05"/>
    <w:rsid w:val="00D91CBB"/>
    <w:rsid w:val="00DA0B3C"/>
    <w:rsid w:val="00DA0B40"/>
    <w:rsid w:val="00DB04D2"/>
    <w:rsid w:val="00DC7DDC"/>
    <w:rsid w:val="00DD08DD"/>
    <w:rsid w:val="00DE4E4D"/>
    <w:rsid w:val="00DF1C8C"/>
    <w:rsid w:val="00DF67D8"/>
    <w:rsid w:val="00E00424"/>
    <w:rsid w:val="00E02CDD"/>
    <w:rsid w:val="00E05DDD"/>
    <w:rsid w:val="00E148B4"/>
    <w:rsid w:val="00E16359"/>
    <w:rsid w:val="00E2173E"/>
    <w:rsid w:val="00E23278"/>
    <w:rsid w:val="00E24890"/>
    <w:rsid w:val="00E258CD"/>
    <w:rsid w:val="00E278AF"/>
    <w:rsid w:val="00E311A5"/>
    <w:rsid w:val="00E33849"/>
    <w:rsid w:val="00E3636A"/>
    <w:rsid w:val="00E36D38"/>
    <w:rsid w:val="00E41FE1"/>
    <w:rsid w:val="00E435EA"/>
    <w:rsid w:val="00E50AE5"/>
    <w:rsid w:val="00E50CCF"/>
    <w:rsid w:val="00E52E9A"/>
    <w:rsid w:val="00E5452C"/>
    <w:rsid w:val="00E6145D"/>
    <w:rsid w:val="00E628F5"/>
    <w:rsid w:val="00E63E8F"/>
    <w:rsid w:val="00E63FA8"/>
    <w:rsid w:val="00E72E4D"/>
    <w:rsid w:val="00E74B06"/>
    <w:rsid w:val="00E8273B"/>
    <w:rsid w:val="00E853D5"/>
    <w:rsid w:val="00E861E3"/>
    <w:rsid w:val="00E91E9F"/>
    <w:rsid w:val="00E93A81"/>
    <w:rsid w:val="00E94B72"/>
    <w:rsid w:val="00E978AB"/>
    <w:rsid w:val="00EA0592"/>
    <w:rsid w:val="00EA159F"/>
    <w:rsid w:val="00EA2BFB"/>
    <w:rsid w:val="00EA326F"/>
    <w:rsid w:val="00EA39C3"/>
    <w:rsid w:val="00EC34A3"/>
    <w:rsid w:val="00EC5EB6"/>
    <w:rsid w:val="00ED771A"/>
    <w:rsid w:val="00EE05C1"/>
    <w:rsid w:val="00EE2214"/>
    <w:rsid w:val="00EE6B73"/>
    <w:rsid w:val="00EF196F"/>
    <w:rsid w:val="00EF66A6"/>
    <w:rsid w:val="00EF7D8D"/>
    <w:rsid w:val="00F048F9"/>
    <w:rsid w:val="00F06671"/>
    <w:rsid w:val="00F07DBD"/>
    <w:rsid w:val="00F2125E"/>
    <w:rsid w:val="00F24E53"/>
    <w:rsid w:val="00F2584C"/>
    <w:rsid w:val="00F33489"/>
    <w:rsid w:val="00F35B3B"/>
    <w:rsid w:val="00F43F7F"/>
    <w:rsid w:val="00F44365"/>
    <w:rsid w:val="00F4732C"/>
    <w:rsid w:val="00F473F9"/>
    <w:rsid w:val="00F4765E"/>
    <w:rsid w:val="00F54756"/>
    <w:rsid w:val="00F571DC"/>
    <w:rsid w:val="00F6130D"/>
    <w:rsid w:val="00F7328D"/>
    <w:rsid w:val="00F77B99"/>
    <w:rsid w:val="00F82390"/>
    <w:rsid w:val="00F86C78"/>
    <w:rsid w:val="00F8789D"/>
    <w:rsid w:val="00F923B0"/>
    <w:rsid w:val="00F92919"/>
    <w:rsid w:val="00F93999"/>
    <w:rsid w:val="00F95768"/>
    <w:rsid w:val="00FA0A18"/>
    <w:rsid w:val="00FA251B"/>
    <w:rsid w:val="00FB20F7"/>
    <w:rsid w:val="00FB6C92"/>
    <w:rsid w:val="00FB7C76"/>
    <w:rsid w:val="00FC2348"/>
    <w:rsid w:val="00FC412B"/>
    <w:rsid w:val="00FC5BC0"/>
    <w:rsid w:val="00FC6EFD"/>
    <w:rsid w:val="00FC7342"/>
    <w:rsid w:val="00FD4B8C"/>
    <w:rsid w:val="00FF5D07"/>
    <w:rsid w:val="00FF6CE5"/>
    <w:rsid w:val="00FF7304"/>
    <w:rsid w:val="00FF7483"/>
    <w:rsid w:val="6EA596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A9182"/>
  <w15:docId w15:val="{96CAB530-39CA-F049-A450-BE0D8EBE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9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10B5"/>
    <w:pPr>
      <w:spacing w:after="0" w:line="240" w:lineRule="auto"/>
    </w:pPr>
  </w:style>
  <w:style w:type="paragraph" w:styleId="BalloonText">
    <w:name w:val="Balloon Text"/>
    <w:basedOn w:val="Normal"/>
    <w:link w:val="BalloonTextChar"/>
    <w:uiPriority w:val="99"/>
    <w:semiHidden/>
    <w:unhideWhenUsed/>
    <w:rsid w:val="00E02C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CDD"/>
    <w:rPr>
      <w:rFonts w:ascii="Segoe UI" w:hAnsi="Segoe UI" w:cs="Segoe UI"/>
      <w:sz w:val="18"/>
      <w:szCs w:val="18"/>
    </w:rPr>
  </w:style>
  <w:style w:type="character" w:styleId="CommentReference">
    <w:name w:val="annotation reference"/>
    <w:basedOn w:val="DefaultParagraphFont"/>
    <w:uiPriority w:val="99"/>
    <w:semiHidden/>
    <w:unhideWhenUsed/>
    <w:rsid w:val="00B8405F"/>
    <w:rPr>
      <w:sz w:val="18"/>
      <w:szCs w:val="18"/>
    </w:rPr>
  </w:style>
  <w:style w:type="paragraph" w:styleId="CommentText">
    <w:name w:val="annotation text"/>
    <w:basedOn w:val="Normal"/>
    <w:link w:val="CommentTextChar"/>
    <w:uiPriority w:val="99"/>
    <w:semiHidden/>
    <w:unhideWhenUsed/>
    <w:rsid w:val="00B8405F"/>
    <w:pPr>
      <w:spacing w:line="240" w:lineRule="auto"/>
    </w:pPr>
    <w:rPr>
      <w:sz w:val="24"/>
      <w:szCs w:val="24"/>
    </w:rPr>
  </w:style>
  <w:style w:type="character" w:customStyle="1" w:styleId="CommentTextChar">
    <w:name w:val="Comment Text Char"/>
    <w:basedOn w:val="DefaultParagraphFont"/>
    <w:link w:val="CommentText"/>
    <w:uiPriority w:val="99"/>
    <w:semiHidden/>
    <w:rsid w:val="00B8405F"/>
    <w:rPr>
      <w:sz w:val="24"/>
      <w:szCs w:val="24"/>
    </w:rPr>
  </w:style>
  <w:style w:type="paragraph" w:styleId="CommentSubject">
    <w:name w:val="annotation subject"/>
    <w:basedOn w:val="CommentText"/>
    <w:next w:val="CommentText"/>
    <w:link w:val="CommentSubjectChar"/>
    <w:uiPriority w:val="99"/>
    <w:semiHidden/>
    <w:unhideWhenUsed/>
    <w:rsid w:val="00B8405F"/>
    <w:rPr>
      <w:b/>
      <w:bCs/>
      <w:sz w:val="20"/>
      <w:szCs w:val="20"/>
    </w:rPr>
  </w:style>
  <w:style w:type="character" w:customStyle="1" w:styleId="CommentSubjectChar">
    <w:name w:val="Comment Subject Char"/>
    <w:basedOn w:val="CommentTextChar"/>
    <w:link w:val="CommentSubject"/>
    <w:uiPriority w:val="99"/>
    <w:semiHidden/>
    <w:rsid w:val="00B8405F"/>
    <w:rPr>
      <w:b/>
      <w:bCs/>
      <w:sz w:val="20"/>
      <w:szCs w:val="20"/>
    </w:rPr>
  </w:style>
  <w:style w:type="paragraph" w:styleId="ListParagraph">
    <w:name w:val="List Paragraph"/>
    <w:basedOn w:val="Normal"/>
    <w:uiPriority w:val="34"/>
    <w:qFormat/>
    <w:rsid w:val="0067508E"/>
    <w:pPr>
      <w:ind w:left="720"/>
      <w:contextualSpacing/>
    </w:pPr>
  </w:style>
  <w:style w:type="paragraph" w:styleId="NormalWeb">
    <w:name w:val="Normal (Web)"/>
    <w:basedOn w:val="Normal"/>
    <w:uiPriority w:val="99"/>
    <w:unhideWhenUsed/>
    <w:rsid w:val="002F2DE9"/>
    <w:pPr>
      <w:spacing w:before="100" w:beforeAutospacing="1" w:after="100" w:afterAutospacing="1" w:line="240" w:lineRule="auto"/>
    </w:pPr>
    <w:rPr>
      <w:rFonts w:ascii="Times New Roman" w:hAnsi="Times New Roman" w:cs="Times New Roman"/>
      <w:sz w:val="24"/>
      <w:szCs w:val="24"/>
    </w:rPr>
  </w:style>
  <w:style w:type="paragraph" w:customStyle="1" w:styleId="Normal1">
    <w:name w:val="Normal1"/>
    <w:rsid w:val="002F2DE9"/>
    <w:pPr>
      <w:spacing w:after="0" w:line="240" w:lineRule="auto"/>
    </w:pPr>
    <w:rPr>
      <w:rFonts w:ascii="Times New Roman" w:eastAsia="Times New Roman" w:hAnsi="Times New Roman" w:cs="Times New Roman"/>
      <w:color w:val="000000"/>
      <w:sz w:val="24"/>
      <w:szCs w:val="24"/>
      <w:lang w:eastAsia="ja-JP"/>
    </w:rPr>
  </w:style>
  <w:style w:type="paragraph" w:styleId="Revision">
    <w:name w:val="Revision"/>
    <w:hidden/>
    <w:uiPriority w:val="99"/>
    <w:semiHidden/>
    <w:rsid w:val="00C23E11"/>
    <w:pPr>
      <w:spacing w:after="0" w:line="240" w:lineRule="auto"/>
    </w:pPr>
  </w:style>
  <w:style w:type="character" w:customStyle="1" w:styleId="apple-converted-space">
    <w:name w:val="apple-converted-space"/>
    <w:basedOn w:val="DefaultParagraphFont"/>
    <w:rsid w:val="00B9680A"/>
  </w:style>
  <w:style w:type="character" w:styleId="Hyperlink">
    <w:name w:val="Hyperlink"/>
    <w:basedOn w:val="DefaultParagraphFont"/>
    <w:uiPriority w:val="99"/>
    <w:unhideWhenUsed/>
    <w:rsid w:val="0007473B"/>
    <w:rPr>
      <w:color w:val="0563C1" w:themeColor="hyperlink"/>
      <w:u w:val="single"/>
    </w:rPr>
  </w:style>
  <w:style w:type="character" w:styleId="UnresolvedMention">
    <w:name w:val="Unresolved Mention"/>
    <w:basedOn w:val="DefaultParagraphFont"/>
    <w:uiPriority w:val="99"/>
    <w:semiHidden/>
    <w:unhideWhenUsed/>
    <w:rsid w:val="00074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7226007">
      <w:bodyDiv w:val="1"/>
      <w:marLeft w:val="0"/>
      <w:marRight w:val="0"/>
      <w:marTop w:val="0"/>
      <w:marBottom w:val="0"/>
      <w:divBdr>
        <w:top w:val="none" w:sz="0" w:space="0" w:color="auto"/>
        <w:left w:val="none" w:sz="0" w:space="0" w:color="auto"/>
        <w:bottom w:val="none" w:sz="0" w:space="0" w:color="auto"/>
        <w:right w:val="none" w:sz="0" w:space="0" w:color="auto"/>
      </w:divBdr>
    </w:div>
    <w:div w:id="76161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esearchgate.net/publication/236850280_Chaco_and_the_production_and_exchange_of_Dogoszhi-style_pottery"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search-proquest-com.ezproxy4.library.arizona.edu/indexinglinkhandler/sng/au/Collet+Dandara/$N?accountid=8360" TargetMode="External"/><Relationship Id="rId5" Type="http://schemas.openxmlformats.org/officeDocument/2006/relationships/comments" Target="comments.xml"/><Relationship Id="rId10" Type="http://schemas.openxmlformats.org/officeDocument/2006/relationships/hyperlink" Target="https://search-proquest-com.ezproxy4.library.arizona.edu/indexinglinkhandler/sng/au/Nyamushosho,+Robert/$N?accountid=8360" TargetMode="External"/><Relationship Id="rId4" Type="http://schemas.openxmlformats.org/officeDocument/2006/relationships/webSettings" Target="webSettings.xml"/><Relationship Id="rId9" Type="http://schemas.openxmlformats.org/officeDocument/2006/relationships/hyperlink" Target="https://search-proquest-com.ezproxy4.library.arizona.edu/indexinglinkhandler/sng/au/Chirikure,+Shadreck/$N?accountid=836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21</Pages>
  <Words>10015</Words>
  <Characters>57092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Giomi, Evan Charles - (egiomi)</dc:creator>
  <cp:keywords/>
  <dc:description/>
  <cp:lastModifiedBy>Matthew Peeples</cp:lastModifiedBy>
  <cp:revision>7</cp:revision>
  <cp:lastPrinted>2016-12-02T08:12:00Z</cp:lastPrinted>
  <dcterms:created xsi:type="dcterms:W3CDTF">2020-10-20T18:51:00Z</dcterms:created>
  <dcterms:modified xsi:type="dcterms:W3CDTF">2020-10-21T21:08:00Z</dcterms:modified>
</cp:coreProperties>
</file>